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DD05E8" w14:textId="77777777" w:rsidR="00DE15F1" w:rsidRPr="002329CE" w:rsidRDefault="00DE15F1" w:rsidP="00DE15F1">
      <w:pPr>
        <w:spacing w:before="480" w:after="60" w:line="240" w:lineRule="auto"/>
        <w:jc w:val="center"/>
        <w:rPr>
          <w:rStyle w:val="Strong"/>
          <w:color w:val="2F5496" w:themeColor="accent5" w:themeShade="BF"/>
          <w:sz w:val="40"/>
        </w:rPr>
      </w:pPr>
      <w:r w:rsidRPr="002329CE">
        <w:rPr>
          <w:rStyle w:val="Strong"/>
          <w:color w:val="2F5496" w:themeColor="accent5" w:themeShade="BF"/>
          <w:sz w:val="40"/>
        </w:rPr>
        <w:t>ANCIENT HGT TO COMMO</w:t>
      </w:r>
      <w:bookmarkStart w:id="0" w:name="_GoBack"/>
      <w:bookmarkEnd w:id="0"/>
      <w:r w:rsidRPr="002329CE">
        <w:rPr>
          <w:rStyle w:val="Strong"/>
          <w:color w:val="2F5496" w:themeColor="accent5" w:themeShade="BF"/>
          <w:sz w:val="40"/>
        </w:rPr>
        <w:t>N ANCESTOR OF FIRM-5</w:t>
      </w:r>
    </w:p>
    <w:p w14:paraId="4C386DFF" w14:textId="77777777" w:rsidR="00DE15F1" w:rsidRPr="00AA6645" w:rsidRDefault="00DE15F1" w:rsidP="00DE15F1">
      <w:pPr>
        <w:spacing w:after="0" w:line="240" w:lineRule="auto"/>
        <w:rPr>
          <w:rFonts w:eastAsia="Times New Roman" w:cs="Times New Roman"/>
          <w:sz w:val="24"/>
          <w:szCs w:val="24"/>
        </w:rPr>
      </w:pPr>
      <w:r w:rsidRPr="00AA6645">
        <w:rPr>
          <w:rFonts w:eastAsia="Times New Roman" w:cs="Times New Roman"/>
          <w:sz w:val="24"/>
          <w:szCs w:val="24"/>
        </w:rPr>
        <w:t> </w:t>
      </w:r>
    </w:p>
    <w:p w14:paraId="2BE0ABE0" w14:textId="77777777" w:rsidR="00DE15F1" w:rsidRPr="00AA6645" w:rsidRDefault="00DE15F1" w:rsidP="00AA6645">
      <w:pPr>
        <w:pStyle w:val="Heading1"/>
        <w:rPr>
          <w:rFonts w:asciiTheme="minorHAnsi" w:hAnsiTheme="minorHAnsi"/>
        </w:rPr>
      </w:pPr>
      <w:r w:rsidRPr="00AA6645">
        <w:rPr>
          <w:rFonts w:asciiTheme="minorHAnsi" w:hAnsiTheme="minorHAnsi"/>
        </w:rPr>
        <w:t>Introduction</w:t>
      </w:r>
    </w:p>
    <w:p w14:paraId="432BEC2A" w14:textId="36EDAC30" w:rsidR="00DE15F1" w:rsidRDefault="00DE15F1" w:rsidP="00DE15F1">
      <w:pPr>
        <w:spacing w:after="0" w:line="240" w:lineRule="auto"/>
        <w:jc w:val="both"/>
        <w:rPr>
          <w:rFonts w:eastAsia="Times New Roman" w:cs="Calibri"/>
          <w:color w:val="000000"/>
          <w:szCs w:val="24"/>
        </w:rPr>
      </w:pPr>
      <w:r w:rsidRPr="00AA6645">
        <w:rPr>
          <w:rFonts w:eastAsia="Times New Roman" w:cs="Calibri"/>
          <w:color w:val="000000"/>
          <w:szCs w:val="24"/>
        </w:rPr>
        <w:t>The presence of bacteria in animal gut is currently believed to be responsible for import</w:t>
      </w:r>
      <w:r w:rsidR="008961E7">
        <w:rPr>
          <w:rFonts w:eastAsia="Times New Roman" w:cs="Calibri"/>
          <w:color w:val="000000"/>
          <w:szCs w:val="24"/>
        </w:rPr>
        <w:t xml:space="preserve">ant functional roles such as </w:t>
      </w:r>
      <w:r w:rsidRPr="00AA6645">
        <w:rPr>
          <w:rFonts w:eastAsia="Times New Roman" w:cs="Calibri"/>
          <w:color w:val="000000"/>
          <w:szCs w:val="24"/>
        </w:rPr>
        <w:t xml:space="preserve">pathogen colonization resistance, nutrition complementation and immune system responses (Ellegaard </w:t>
      </w:r>
      <w:r w:rsidRPr="00AA6645">
        <w:rPr>
          <w:rFonts w:eastAsia="Times New Roman" w:cs="Calibri"/>
          <w:i/>
          <w:iCs/>
          <w:color w:val="000000"/>
          <w:szCs w:val="24"/>
        </w:rPr>
        <w:t>et al.</w:t>
      </w:r>
      <w:r w:rsidRPr="00AA6645">
        <w:rPr>
          <w:rFonts w:eastAsia="Times New Roman" w:cs="Calibri"/>
          <w:color w:val="000000"/>
          <w:szCs w:val="24"/>
        </w:rPr>
        <w:t xml:space="preserve">, 2016). The adaptation to gut life occurs in a small number of bacterial phyla and is thought to be mainly shaped by horizontal gene transfer (HGT) since this process strongly drives bacterial evolution. Horizontal gene transfer (or lateral gene transfer) defines genetic material shared between organisms which are not in a "parent-offspring" relationship (Soucy </w:t>
      </w:r>
      <w:r w:rsidRPr="00AA6645">
        <w:rPr>
          <w:rFonts w:eastAsia="Times New Roman" w:cs="Calibri"/>
          <w:i/>
          <w:iCs/>
          <w:color w:val="000000"/>
          <w:szCs w:val="24"/>
        </w:rPr>
        <w:t>et al</w:t>
      </w:r>
      <w:r w:rsidRPr="00AA6645">
        <w:rPr>
          <w:rFonts w:eastAsia="Times New Roman" w:cs="Calibri"/>
          <w:color w:val="000000"/>
          <w:szCs w:val="24"/>
        </w:rPr>
        <w:t xml:space="preserve">., 2015). </w:t>
      </w:r>
      <w:r w:rsidR="000C5161" w:rsidRPr="00AA6645">
        <w:rPr>
          <w:rFonts w:eastAsia="Times New Roman" w:cs="Calibri"/>
          <w:color w:val="000000"/>
          <w:szCs w:val="24"/>
        </w:rPr>
        <w:t xml:space="preserve">Horizontally transferred genes can either be new, paralogs of existing genes or displaced xenologous genes (Koonin </w:t>
      </w:r>
      <w:r w:rsidR="000C5161" w:rsidRPr="00AA6645">
        <w:rPr>
          <w:rFonts w:eastAsia="Times New Roman" w:cs="Calibri"/>
          <w:i/>
          <w:iCs/>
          <w:color w:val="000000"/>
          <w:szCs w:val="24"/>
        </w:rPr>
        <w:t>et al.</w:t>
      </w:r>
      <w:r w:rsidR="000C5161" w:rsidRPr="00AA6645">
        <w:rPr>
          <w:rFonts w:eastAsia="Times New Roman" w:cs="Calibri"/>
          <w:color w:val="000000"/>
          <w:szCs w:val="24"/>
        </w:rPr>
        <w:t xml:space="preserve">, 2001). </w:t>
      </w:r>
      <w:r w:rsidRPr="00AA6645">
        <w:rPr>
          <w:rFonts w:eastAsia="Times New Roman" w:cs="Calibri"/>
          <w:color w:val="000000"/>
          <w:szCs w:val="24"/>
        </w:rPr>
        <w:t xml:space="preserve">Clusters of genes can result from HGT and constitute genomic islands (Lu </w:t>
      </w:r>
      <w:r w:rsidRPr="00AA6645">
        <w:rPr>
          <w:rFonts w:eastAsia="Times New Roman" w:cs="Calibri"/>
          <w:i/>
          <w:iCs/>
          <w:color w:val="000000"/>
          <w:szCs w:val="24"/>
        </w:rPr>
        <w:t>et al.</w:t>
      </w:r>
      <w:r w:rsidRPr="00AA6645">
        <w:rPr>
          <w:rFonts w:eastAsia="Times New Roman" w:cs="Calibri"/>
          <w:color w:val="000000"/>
          <w:szCs w:val="24"/>
        </w:rPr>
        <w:t xml:space="preserve">, 2016). In the context of gut microbiota, HGT may explain how bacteria evolve adaptation to gut life since persistent acquired genetic material is assumed to provide a selective advantage to the host (Koonin </w:t>
      </w:r>
      <w:r w:rsidRPr="00AA6645">
        <w:rPr>
          <w:rFonts w:eastAsia="Times New Roman" w:cs="Calibri"/>
          <w:i/>
          <w:iCs/>
          <w:color w:val="000000"/>
          <w:szCs w:val="24"/>
        </w:rPr>
        <w:t>et al.</w:t>
      </w:r>
      <w:r w:rsidRPr="00AA6645">
        <w:rPr>
          <w:rFonts w:eastAsia="Times New Roman" w:cs="Calibri"/>
          <w:color w:val="000000"/>
          <w:szCs w:val="24"/>
        </w:rPr>
        <w:t xml:space="preserve">, 2001; Soucy </w:t>
      </w:r>
      <w:r w:rsidRPr="00AA6645">
        <w:rPr>
          <w:rFonts w:eastAsia="Times New Roman" w:cs="Calibri"/>
          <w:i/>
          <w:iCs/>
          <w:color w:val="000000"/>
          <w:szCs w:val="24"/>
        </w:rPr>
        <w:t>et al</w:t>
      </w:r>
      <w:r w:rsidRPr="00AA6645">
        <w:rPr>
          <w:rFonts w:eastAsia="Times New Roman" w:cs="Calibri"/>
          <w:color w:val="000000"/>
          <w:szCs w:val="24"/>
        </w:rPr>
        <w:t>., 2015).</w:t>
      </w:r>
    </w:p>
    <w:p w14:paraId="640B3CFA" w14:textId="77777777" w:rsidR="001274DB" w:rsidRPr="00AA6645" w:rsidRDefault="001274DB" w:rsidP="00DE15F1">
      <w:pPr>
        <w:spacing w:after="0" w:line="240" w:lineRule="auto"/>
        <w:jc w:val="both"/>
        <w:rPr>
          <w:rFonts w:eastAsia="Times New Roman" w:cs="Times New Roman"/>
          <w:szCs w:val="24"/>
        </w:rPr>
      </w:pPr>
    </w:p>
    <w:p w14:paraId="0749AD1C" w14:textId="527A263D" w:rsidR="00DE15F1" w:rsidRPr="00AA6645" w:rsidRDefault="00DE15F1" w:rsidP="00DE15F1">
      <w:pPr>
        <w:spacing w:after="0" w:line="240" w:lineRule="auto"/>
        <w:jc w:val="both"/>
        <w:rPr>
          <w:rFonts w:eastAsia="Times New Roman" w:cs="Times New Roman"/>
          <w:szCs w:val="24"/>
        </w:rPr>
      </w:pPr>
      <w:r w:rsidRPr="00AA6645">
        <w:rPr>
          <w:rFonts w:eastAsia="Times New Roman" w:cs="Calibri"/>
          <w:color w:val="000000"/>
          <w:szCs w:val="24"/>
        </w:rPr>
        <w:t xml:space="preserve">Regarding social insects, the gut microbiota of </w:t>
      </w:r>
      <w:ins w:id="1" w:author="Virginie" w:date="2017-06-05T16:52:00Z">
        <w:r w:rsidR="002909DB">
          <w:rPr>
            <w:rFonts w:eastAsia="Times New Roman" w:cs="Calibri"/>
            <w:color w:val="000000"/>
            <w:szCs w:val="24"/>
          </w:rPr>
          <w:t>h</w:t>
        </w:r>
      </w:ins>
      <w:r w:rsidRPr="00AA6645">
        <w:rPr>
          <w:rFonts w:eastAsia="Times New Roman" w:cs="Calibri"/>
          <w:color w:val="000000"/>
          <w:szCs w:val="24"/>
        </w:rPr>
        <w:t xml:space="preserve">oney bees (healthy adult workers) is mainly composed of 8-10 distinct species groups of bacteria: </w:t>
      </w:r>
      <w:r w:rsidRPr="00AA6645">
        <w:rPr>
          <w:rFonts w:eastAsia="Times New Roman" w:cs="Calibri"/>
          <w:i/>
          <w:iCs/>
          <w:color w:val="000000"/>
          <w:szCs w:val="24"/>
        </w:rPr>
        <w:t>Gilliamella</w:t>
      </w:r>
      <w:r w:rsidRPr="00AA6645">
        <w:rPr>
          <w:rFonts w:eastAsia="Times New Roman" w:cs="Calibri"/>
          <w:color w:val="000000"/>
          <w:szCs w:val="24"/>
        </w:rPr>
        <w:t xml:space="preserve"> </w:t>
      </w:r>
      <w:r w:rsidRPr="00AA6645">
        <w:rPr>
          <w:rFonts w:eastAsia="Times New Roman" w:cs="Calibri"/>
          <w:i/>
          <w:iCs/>
          <w:color w:val="000000"/>
          <w:szCs w:val="24"/>
        </w:rPr>
        <w:t>apicola</w:t>
      </w:r>
      <w:r w:rsidRPr="00AA6645">
        <w:rPr>
          <w:rFonts w:eastAsia="Times New Roman" w:cs="Calibri"/>
          <w:color w:val="000000"/>
          <w:szCs w:val="24"/>
        </w:rPr>
        <w:t xml:space="preserve">, </w:t>
      </w:r>
      <w:r w:rsidRPr="00AA6645">
        <w:rPr>
          <w:rFonts w:eastAsia="Times New Roman" w:cs="Calibri"/>
          <w:i/>
          <w:iCs/>
          <w:color w:val="000000"/>
          <w:szCs w:val="24"/>
        </w:rPr>
        <w:t>Frischella</w:t>
      </w:r>
      <w:r w:rsidRPr="00AA6645">
        <w:rPr>
          <w:rFonts w:eastAsia="Times New Roman" w:cs="Calibri"/>
          <w:color w:val="000000"/>
          <w:szCs w:val="24"/>
        </w:rPr>
        <w:t xml:space="preserve"> </w:t>
      </w:r>
      <w:r w:rsidRPr="00AA6645">
        <w:rPr>
          <w:rFonts w:eastAsia="Times New Roman" w:cs="Calibri"/>
          <w:i/>
          <w:iCs/>
          <w:color w:val="000000"/>
          <w:szCs w:val="24"/>
        </w:rPr>
        <w:t>perrara</w:t>
      </w:r>
      <w:r w:rsidRPr="00AA6645">
        <w:rPr>
          <w:rFonts w:eastAsia="Times New Roman" w:cs="Calibri"/>
          <w:color w:val="000000"/>
          <w:szCs w:val="24"/>
        </w:rPr>
        <w:t xml:space="preserve">, </w:t>
      </w:r>
      <w:r w:rsidRPr="00AA6645">
        <w:rPr>
          <w:rFonts w:eastAsia="Times New Roman" w:cs="Calibri"/>
          <w:i/>
          <w:iCs/>
          <w:color w:val="000000"/>
          <w:szCs w:val="24"/>
        </w:rPr>
        <w:t>Snodgrassella</w:t>
      </w:r>
      <w:r w:rsidRPr="00AA6645">
        <w:rPr>
          <w:rFonts w:eastAsia="Times New Roman" w:cs="Calibri"/>
          <w:color w:val="000000"/>
          <w:szCs w:val="24"/>
        </w:rPr>
        <w:t xml:space="preserve"> </w:t>
      </w:r>
      <w:r w:rsidRPr="00AA6645">
        <w:rPr>
          <w:rFonts w:eastAsia="Times New Roman" w:cs="Calibri"/>
          <w:i/>
          <w:iCs/>
          <w:color w:val="000000"/>
          <w:szCs w:val="24"/>
        </w:rPr>
        <w:t>alvi</w:t>
      </w:r>
      <w:r w:rsidRPr="00AA6645">
        <w:rPr>
          <w:rFonts w:eastAsia="Times New Roman" w:cs="Calibri"/>
          <w:color w:val="000000"/>
          <w:szCs w:val="24"/>
        </w:rPr>
        <w:t xml:space="preserve">, </w:t>
      </w:r>
      <w:r w:rsidRPr="00AA6645">
        <w:rPr>
          <w:rFonts w:eastAsia="Times New Roman" w:cs="Calibri"/>
          <w:i/>
          <w:iCs/>
          <w:color w:val="000000"/>
          <w:szCs w:val="24"/>
        </w:rPr>
        <w:t>Bartonella</w:t>
      </w:r>
      <w:r w:rsidRPr="00AA6645">
        <w:rPr>
          <w:rFonts w:eastAsia="Times New Roman" w:cs="Calibri"/>
          <w:color w:val="000000"/>
          <w:szCs w:val="24"/>
        </w:rPr>
        <w:t xml:space="preserve"> </w:t>
      </w:r>
      <w:r w:rsidRPr="00AA6645">
        <w:rPr>
          <w:rFonts w:eastAsia="Times New Roman" w:cs="Calibri"/>
          <w:i/>
          <w:iCs/>
          <w:color w:val="000000"/>
          <w:szCs w:val="24"/>
        </w:rPr>
        <w:t>apis</w:t>
      </w:r>
      <w:r w:rsidRPr="00AA6645">
        <w:rPr>
          <w:rFonts w:eastAsia="Times New Roman" w:cs="Calibri"/>
          <w:color w:val="000000"/>
          <w:szCs w:val="24"/>
        </w:rPr>
        <w:t xml:space="preserve">, "Alpha-2", </w:t>
      </w:r>
      <w:r w:rsidRPr="00AA6645">
        <w:rPr>
          <w:rFonts w:eastAsia="Times New Roman" w:cs="Calibri"/>
          <w:i/>
          <w:iCs/>
          <w:color w:val="000000"/>
          <w:szCs w:val="24"/>
        </w:rPr>
        <w:t>Bifidobacterium</w:t>
      </w:r>
      <w:r w:rsidRPr="00AA6645">
        <w:rPr>
          <w:rFonts w:eastAsia="Times New Roman" w:cs="Calibri"/>
          <w:color w:val="000000"/>
          <w:szCs w:val="24"/>
        </w:rPr>
        <w:t xml:space="preserve"> </w:t>
      </w:r>
      <w:r w:rsidRPr="00AA6645">
        <w:rPr>
          <w:rFonts w:eastAsia="Times New Roman" w:cs="Calibri"/>
          <w:i/>
          <w:iCs/>
          <w:color w:val="000000"/>
          <w:szCs w:val="24"/>
        </w:rPr>
        <w:t>asteroides</w:t>
      </w:r>
      <w:r w:rsidRPr="00AA6645">
        <w:rPr>
          <w:rFonts w:eastAsia="Times New Roman" w:cs="Calibri"/>
          <w:color w:val="000000"/>
          <w:szCs w:val="24"/>
        </w:rPr>
        <w:t xml:space="preserve">, "Firm-4" and "Firm-5" (Moran </w:t>
      </w:r>
      <w:r w:rsidRPr="00AA6645">
        <w:rPr>
          <w:rFonts w:eastAsia="Times New Roman" w:cs="Calibri"/>
          <w:i/>
          <w:iCs/>
          <w:color w:val="000000"/>
          <w:szCs w:val="24"/>
        </w:rPr>
        <w:t>et al.</w:t>
      </w:r>
      <w:r w:rsidRPr="00AA6645">
        <w:rPr>
          <w:rFonts w:eastAsia="Times New Roman" w:cs="Calibri"/>
          <w:color w:val="000000"/>
          <w:szCs w:val="24"/>
        </w:rPr>
        <w:t xml:space="preserve">, 2012, Ellegaard </w:t>
      </w:r>
      <w:r w:rsidRPr="00AA6645">
        <w:rPr>
          <w:rFonts w:eastAsia="Times New Roman" w:cs="Calibri"/>
          <w:i/>
          <w:iCs/>
          <w:color w:val="000000"/>
          <w:szCs w:val="24"/>
        </w:rPr>
        <w:t>et al.</w:t>
      </w:r>
      <w:r w:rsidRPr="00AA6645">
        <w:rPr>
          <w:rFonts w:eastAsia="Times New Roman" w:cs="Calibri"/>
          <w:color w:val="000000"/>
          <w:szCs w:val="24"/>
        </w:rPr>
        <w:t>, 2016). Some of these bacterial phylotyp</w:t>
      </w:r>
      <w:r w:rsidR="00AF379A" w:rsidRPr="00AA6645">
        <w:rPr>
          <w:rFonts w:eastAsia="Times New Roman" w:cs="Calibri"/>
          <w:color w:val="000000"/>
          <w:szCs w:val="24"/>
        </w:rPr>
        <w:t>es have also been retrieved in b</w:t>
      </w:r>
      <w:r w:rsidRPr="00AA6645">
        <w:rPr>
          <w:rFonts w:eastAsia="Times New Roman" w:cs="Calibri"/>
          <w:color w:val="000000"/>
          <w:szCs w:val="24"/>
        </w:rPr>
        <w:t xml:space="preserve">umble bees. 16S rRNA community analysis shows that Firm-5 is one of the most abundant species and forms the core of social bees microbiota. Firm-5 comprises </w:t>
      </w:r>
      <w:r w:rsidRPr="00AA6645">
        <w:rPr>
          <w:rFonts w:eastAsia="Times New Roman" w:cs="Calibri"/>
          <w:i/>
          <w:iCs/>
          <w:color w:val="000000"/>
          <w:szCs w:val="24"/>
        </w:rPr>
        <w:t>Lactobacillus</w:t>
      </w:r>
      <w:r w:rsidRPr="00AA6645">
        <w:rPr>
          <w:rFonts w:eastAsia="Times New Roman" w:cs="Calibri"/>
          <w:color w:val="000000"/>
          <w:szCs w:val="24"/>
        </w:rPr>
        <w:t xml:space="preserve"> species which are Gram-positive facultative anaerobic enabling to metabolize sugars into lactic acids. Because Firm-5 group dominates consistently the gut microbiota of social bees, we will investigate ancient HGT which may be potentially associated with social bees gut life adaptation. We will search for</w:t>
      </w:r>
      <w:r w:rsidR="00502218" w:rsidRPr="00AA6645">
        <w:rPr>
          <w:rFonts w:eastAsia="Times New Roman" w:cs="Calibri"/>
          <w:color w:val="000000"/>
          <w:szCs w:val="24"/>
        </w:rPr>
        <w:t xml:space="preserve"> </w:t>
      </w:r>
      <w:r w:rsidR="00AF379A" w:rsidRPr="00AA6645">
        <w:rPr>
          <w:rFonts w:eastAsia="Times New Roman" w:cs="Calibri"/>
          <w:color w:val="000000"/>
          <w:szCs w:val="24"/>
        </w:rPr>
        <w:t>HGT shared by honey and bumble bees and specific to b</w:t>
      </w:r>
      <w:r w:rsidRPr="00AA6645">
        <w:rPr>
          <w:rFonts w:eastAsia="Times New Roman" w:cs="Calibri"/>
          <w:color w:val="000000"/>
          <w:szCs w:val="24"/>
        </w:rPr>
        <w:t>umbl</w:t>
      </w:r>
      <w:r w:rsidR="00AF379A" w:rsidRPr="00AA6645">
        <w:rPr>
          <w:rFonts w:eastAsia="Times New Roman" w:cs="Calibri"/>
          <w:color w:val="000000"/>
          <w:szCs w:val="24"/>
        </w:rPr>
        <w:t>e and h</w:t>
      </w:r>
      <w:r w:rsidRPr="00AA6645">
        <w:rPr>
          <w:rFonts w:eastAsia="Times New Roman" w:cs="Calibri"/>
          <w:color w:val="000000"/>
          <w:szCs w:val="24"/>
        </w:rPr>
        <w:t>oney bees, respectively. Moreover, we will look if genes potentially acquired by HGT are located in predicted</w:t>
      </w:r>
      <w:r w:rsidR="00EE238C">
        <w:rPr>
          <w:rFonts w:eastAsia="Times New Roman" w:cs="Calibri"/>
          <w:color w:val="000000"/>
          <w:szCs w:val="24"/>
        </w:rPr>
        <w:t xml:space="preserve"> genomic island</w:t>
      </w:r>
      <w:ins w:id="2" w:author="Virginie" w:date="2017-06-05T17:01:00Z">
        <w:r w:rsidR="002909DB">
          <w:rPr>
            <w:rFonts w:eastAsia="Times New Roman" w:cs="Calibri"/>
            <w:color w:val="000000"/>
            <w:szCs w:val="24"/>
          </w:rPr>
          <w:t>s</w:t>
        </w:r>
      </w:ins>
      <w:r w:rsidRPr="00AA6645">
        <w:rPr>
          <w:rFonts w:eastAsia="Times New Roman" w:cs="Calibri"/>
          <w:color w:val="000000"/>
          <w:szCs w:val="24"/>
        </w:rPr>
        <w:t xml:space="preserve">. </w:t>
      </w:r>
    </w:p>
    <w:p w14:paraId="083D0AD6" w14:textId="049A7877" w:rsidR="002A058C" w:rsidRPr="00AA6645" w:rsidRDefault="00DE15F1" w:rsidP="00DE15F1">
      <w:pPr>
        <w:spacing w:after="0" w:line="240" w:lineRule="auto"/>
        <w:jc w:val="both"/>
        <w:rPr>
          <w:rFonts w:eastAsia="Times New Roman" w:cs="Times New Roman"/>
          <w:szCs w:val="24"/>
        </w:rPr>
      </w:pPr>
      <w:r w:rsidRPr="00AA6645">
        <w:rPr>
          <w:rFonts w:eastAsia="Times New Roman" w:cs="Times New Roman"/>
          <w:szCs w:val="24"/>
        </w:rPr>
        <w:t> </w:t>
      </w:r>
    </w:p>
    <w:p w14:paraId="2570BA1B" w14:textId="77777777" w:rsidR="00DE15F1" w:rsidRPr="00AA6645" w:rsidRDefault="00DE15F1" w:rsidP="00AA6645">
      <w:pPr>
        <w:pStyle w:val="Heading1"/>
        <w:rPr>
          <w:rFonts w:asciiTheme="minorHAnsi" w:hAnsiTheme="minorHAnsi"/>
        </w:rPr>
      </w:pPr>
      <w:r w:rsidRPr="00AA6645">
        <w:rPr>
          <w:rFonts w:asciiTheme="minorHAnsi" w:hAnsiTheme="minorHAnsi"/>
        </w:rPr>
        <w:t>Materials and Methods</w:t>
      </w:r>
    </w:p>
    <w:p w14:paraId="70A057F3" w14:textId="77777777" w:rsidR="00DE15F1" w:rsidRPr="008D05CC" w:rsidRDefault="00DE15F1" w:rsidP="00DE15F1">
      <w:pPr>
        <w:spacing w:after="0" w:line="240" w:lineRule="auto"/>
        <w:jc w:val="both"/>
        <w:rPr>
          <w:rFonts w:eastAsia="Times New Roman" w:cs="Times New Roman"/>
        </w:rPr>
      </w:pPr>
      <w:r w:rsidRPr="008D05CC">
        <w:rPr>
          <w:rFonts w:eastAsia="Times New Roman" w:cs="Calibri"/>
        </w:rPr>
        <w:t xml:space="preserve">All codes, commands, input and output files are available on Vital-IT. You </w:t>
      </w:r>
      <w:r w:rsidRPr="008D05CC">
        <w:rPr>
          <w:rFonts w:eastAsia="Times New Roman" w:cs="Arial"/>
        </w:rPr>
        <w:t xml:space="preserve">can access the folder at: </w:t>
      </w:r>
    </w:p>
    <w:p w14:paraId="525B03AE" w14:textId="77777777" w:rsidR="00DE15F1" w:rsidRPr="008D05CC" w:rsidRDefault="00DE15F1" w:rsidP="008D05CC">
      <w:pPr>
        <w:spacing w:after="0" w:line="240" w:lineRule="auto"/>
        <w:rPr>
          <w:rFonts w:eastAsia="Times New Roman" w:cs="Times New Roman"/>
        </w:rPr>
      </w:pPr>
      <w:r w:rsidRPr="008D05CC">
        <w:rPr>
          <w:rFonts w:eastAsia="Times New Roman" w:cs="Arial"/>
          <w:i/>
          <w:iCs/>
        </w:rPr>
        <w:t>/scratch/beegfs/monthly/mls_2016/claivaz_ricci/SAGE_Firm5_specific_HGT</w:t>
      </w:r>
    </w:p>
    <w:p w14:paraId="08A9148A" w14:textId="77777777" w:rsidR="00DE15F1" w:rsidRPr="008D05CC" w:rsidRDefault="00DE15F1" w:rsidP="00DE15F1">
      <w:pPr>
        <w:spacing w:after="0" w:line="240" w:lineRule="auto"/>
        <w:rPr>
          <w:rFonts w:eastAsia="Times New Roman" w:cs="Times New Roman"/>
        </w:rPr>
      </w:pPr>
      <w:r w:rsidRPr="008D05CC">
        <w:rPr>
          <w:rFonts w:eastAsia="Times New Roman" w:cs="Arial"/>
        </w:rPr>
        <w:t xml:space="preserve">Moreover, our GitHub repository is available at: </w:t>
      </w:r>
    </w:p>
    <w:p w14:paraId="59859BF1" w14:textId="77777777" w:rsidR="00DE15F1" w:rsidRPr="008D05CC" w:rsidRDefault="00B24D25" w:rsidP="008D05CC">
      <w:pPr>
        <w:spacing w:after="0" w:line="240" w:lineRule="auto"/>
        <w:rPr>
          <w:rFonts w:eastAsia="Times New Roman" w:cs="Times New Roman"/>
        </w:rPr>
      </w:pPr>
      <w:hyperlink r:id="rId8" w:history="1">
        <w:r w:rsidR="00DE15F1" w:rsidRPr="008D05CC">
          <w:rPr>
            <w:rFonts w:eastAsia="Times New Roman" w:cs="Arial"/>
            <w:u w:val="single"/>
          </w:rPr>
          <w:t>https://github.com/KamilSJaron/SAGE_Firm5_specific_HGT.git</w:t>
        </w:r>
      </w:hyperlink>
    </w:p>
    <w:p w14:paraId="75BC5406" w14:textId="77777777" w:rsidR="00DE15F1" w:rsidRPr="008D05CC" w:rsidRDefault="00DE15F1" w:rsidP="00DE15F1">
      <w:pPr>
        <w:spacing w:after="0" w:line="240" w:lineRule="auto"/>
        <w:jc w:val="both"/>
        <w:rPr>
          <w:rFonts w:eastAsia="Times New Roman" w:cs="Times New Roman"/>
        </w:rPr>
      </w:pPr>
      <w:r w:rsidRPr="008D05CC">
        <w:rPr>
          <w:rFonts w:eastAsia="Times New Roman" w:cs="Times New Roman"/>
        </w:rPr>
        <w:t> </w:t>
      </w:r>
    </w:p>
    <w:p w14:paraId="54F06476" w14:textId="77777777" w:rsidR="00DE15F1" w:rsidRPr="008D05CC" w:rsidRDefault="00DE15F1" w:rsidP="00DE15F1">
      <w:pPr>
        <w:spacing w:after="0" w:line="240" w:lineRule="auto"/>
        <w:jc w:val="both"/>
        <w:rPr>
          <w:rFonts w:eastAsia="Times New Roman" w:cs="Times New Roman"/>
        </w:rPr>
      </w:pPr>
      <w:r w:rsidRPr="008D05CC">
        <w:rPr>
          <w:rFonts w:eastAsia="Times New Roman" w:cs="Calibri"/>
        </w:rPr>
        <w:t>Our project approach consisted of the following steps:</w:t>
      </w:r>
    </w:p>
    <w:p w14:paraId="254AED7E" w14:textId="77777777" w:rsidR="00DE15F1" w:rsidRPr="008D05CC" w:rsidRDefault="00DE15F1" w:rsidP="00D932F5">
      <w:pPr>
        <w:numPr>
          <w:ilvl w:val="0"/>
          <w:numId w:val="1"/>
        </w:numPr>
        <w:spacing w:before="120" w:after="0" w:line="240" w:lineRule="auto"/>
        <w:ind w:left="714" w:hanging="357"/>
        <w:jc w:val="both"/>
        <w:textAlignment w:val="baseline"/>
        <w:rPr>
          <w:rFonts w:eastAsia="Times New Roman" w:cs="Calibri"/>
        </w:rPr>
      </w:pPr>
      <w:r w:rsidRPr="008D05CC">
        <w:rPr>
          <w:rFonts w:eastAsia="Times New Roman" w:cs="Calibri"/>
        </w:rPr>
        <w:t>Selection of gene families for 3 groups of bees (Bumble bees, Honey bees, and Bumble-Honey bees)</w:t>
      </w:r>
    </w:p>
    <w:p w14:paraId="4685C075" w14:textId="77777777" w:rsidR="00DE15F1" w:rsidRPr="008D05CC" w:rsidRDefault="00DE15F1" w:rsidP="00DE15F1">
      <w:pPr>
        <w:numPr>
          <w:ilvl w:val="0"/>
          <w:numId w:val="1"/>
        </w:numPr>
        <w:spacing w:after="0" w:line="240" w:lineRule="auto"/>
        <w:jc w:val="both"/>
        <w:textAlignment w:val="baseline"/>
        <w:rPr>
          <w:rFonts w:eastAsia="Times New Roman" w:cs="Calibri"/>
        </w:rPr>
      </w:pPr>
      <w:r w:rsidRPr="008D05CC">
        <w:rPr>
          <w:rFonts w:eastAsia="Times New Roman" w:cs="Calibri"/>
        </w:rPr>
        <w:t>Extraction of protein sequences present in gene families</w:t>
      </w:r>
    </w:p>
    <w:p w14:paraId="14351F80" w14:textId="77777777" w:rsidR="00DE15F1" w:rsidRPr="008D05CC" w:rsidRDefault="00DE15F1" w:rsidP="00DE15F1">
      <w:pPr>
        <w:numPr>
          <w:ilvl w:val="0"/>
          <w:numId w:val="1"/>
        </w:numPr>
        <w:spacing w:after="0" w:line="240" w:lineRule="auto"/>
        <w:jc w:val="both"/>
        <w:textAlignment w:val="baseline"/>
        <w:rPr>
          <w:rFonts w:eastAsia="Times New Roman" w:cs="Calibri"/>
        </w:rPr>
      </w:pPr>
      <w:r w:rsidRPr="008D05CC">
        <w:rPr>
          <w:rFonts w:eastAsia="Times New Roman" w:cs="Calibri"/>
        </w:rPr>
        <w:t>Blastp against RefSeq database</w:t>
      </w:r>
    </w:p>
    <w:p w14:paraId="5506208E" w14:textId="77777777" w:rsidR="00DE15F1" w:rsidRPr="008D05CC" w:rsidRDefault="00DE15F1" w:rsidP="00DE15F1">
      <w:pPr>
        <w:numPr>
          <w:ilvl w:val="0"/>
          <w:numId w:val="1"/>
        </w:numPr>
        <w:spacing w:after="0" w:line="240" w:lineRule="auto"/>
        <w:jc w:val="both"/>
        <w:textAlignment w:val="baseline"/>
        <w:rPr>
          <w:rFonts w:eastAsia="Times New Roman" w:cs="Calibri"/>
        </w:rPr>
      </w:pPr>
      <w:r w:rsidRPr="008D05CC">
        <w:rPr>
          <w:rFonts w:eastAsia="Times New Roman" w:cs="Calibri"/>
        </w:rPr>
        <w:t>Filter of best blast hits</w:t>
      </w:r>
    </w:p>
    <w:p w14:paraId="671BC41F" w14:textId="77777777" w:rsidR="00DE15F1" w:rsidRPr="008D05CC" w:rsidRDefault="00DE15F1" w:rsidP="00DE15F1">
      <w:pPr>
        <w:numPr>
          <w:ilvl w:val="0"/>
          <w:numId w:val="1"/>
        </w:numPr>
        <w:spacing w:after="0" w:line="240" w:lineRule="auto"/>
        <w:jc w:val="both"/>
        <w:textAlignment w:val="baseline"/>
        <w:rPr>
          <w:rFonts w:eastAsia="Times New Roman" w:cs="Calibri"/>
        </w:rPr>
      </w:pPr>
      <w:r w:rsidRPr="008D05CC">
        <w:rPr>
          <w:rFonts w:eastAsia="Times New Roman" w:cs="Calibri"/>
        </w:rPr>
        <w:t>Inference of hierarchical taxonomy distance</w:t>
      </w:r>
    </w:p>
    <w:p w14:paraId="2F3FBF9D" w14:textId="77777777" w:rsidR="00DE15F1" w:rsidRPr="008D05CC" w:rsidRDefault="00DE15F1" w:rsidP="00DE15F1">
      <w:pPr>
        <w:numPr>
          <w:ilvl w:val="0"/>
          <w:numId w:val="1"/>
        </w:numPr>
        <w:spacing w:after="0" w:line="240" w:lineRule="auto"/>
        <w:jc w:val="both"/>
        <w:textAlignment w:val="baseline"/>
        <w:rPr>
          <w:rFonts w:eastAsia="Times New Roman" w:cs="Calibri"/>
        </w:rPr>
      </w:pPr>
      <w:r w:rsidRPr="008D05CC">
        <w:rPr>
          <w:rFonts w:eastAsia="Times New Roman" w:cs="Calibri"/>
        </w:rPr>
        <w:t>Selection of gene families with potential HGT</w:t>
      </w:r>
    </w:p>
    <w:p w14:paraId="3BA6C885" w14:textId="77777777" w:rsidR="00DE15F1" w:rsidRPr="008D05CC" w:rsidRDefault="00DE15F1" w:rsidP="00DE15F1">
      <w:pPr>
        <w:numPr>
          <w:ilvl w:val="0"/>
          <w:numId w:val="1"/>
        </w:numPr>
        <w:spacing w:after="0" w:line="240" w:lineRule="auto"/>
        <w:jc w:val="both"/>
        <w:textAlignment w:val="baseline"/>
        <w:rPr>
          <w:rFonts w:eastAsia="Times New Roman" w:cs="Calibri"/>
        </w:rPr>
      </w:pPr>
      <w:r w:rsidRPr="008D05CC">
        <w:rPr>
          <w:rFonts w:eastAsia="Times New Roman" w:cs="Calibri"/>
        </w:rPr>
        <w:lastRenderedPageBreak/>
        <w:t>Inference of phylogenetic trees</w:t>
      </w:r>
    </w:p>
    <w:p w14:paraId="08677208" w14:textId="77777777" w:rsidR="00DE15F1" w:rsidRPr="008D05CC" w:rsidRDefault="00DE15F1" w:rsidP="00DE15F1">
      <w:pPr>
        <w:numPr>
          <w:ilvl w:val="0"/>
          <w:numId w:val="1"/>
        </w:numPr>
        <w:spacing w:after="0" w:line="240" w:lineRule="auto"/>
        <w:jc w:val="both"/>
        <w:textAlignment w:val="baseline"/>
        <w:rPr>
          <w:rFonts w:eastAsia="Times New Roman" w:cs="Calibri"/>
        </w:rPr>
      </w:pPr>
      <w:r w:rsidRPr="008D05CC">
        <w:rPr>
          <w:rFonts w:eastAsia="Times New Roman" w:cs="Calibri"/>
        </w:rPr>
        <w:t>Prediction of genomic islands</w:t>
      </w:r>
    </w:p>
    <w:p w14:paraId="07917E43" w14:textId="77777777" w:rsidR="008D05CC" w:rsidRDefault="008D05CC" w:rsidP="00DE15F1">
      <w:pPr>
        <w:spacing w:after="0" w:line="240" w:lineRule="auto"/>
        <w:jc w:val="both"/>
        <w:rPr>
          <w:rFonts w:eastAsia="Times New Roman" w:cs="Calibri"/>
        </w:rPr>
      </w:pPr>
    </w:p>
    <w:p w14:paraId="038E5CF9" w14:textId="1D5ECC37" w:rsidR="00DE15F1" w:rsidRPr="008D05CC" w:rsidRDefault="00DE15F1" w:rsidP="00DE15F1">
      <w:pPr>
        <w:spacing w:after="0" w:line="240" w:lineRule="auto"/>
        <w:jc w:val="both"/>
        <w:rPr>
          <w:rFonts w:eastAsia="Times New Roman" w:cs="Times New Roman"/>
        </w:rPr>
      </w:pPr>
      <w:r w:rsidRPr="008D05CC">
        <w:rPr>
          <w:rFonts w:eastAsia="Times New Roman" w:cs="Calibri"/>
        </w:rPr>
        <w:t>Kirsten M Ellegaard provided us different files including one containing all annotated orthologous and paralogous genes (further called orthologs) of Firm-5 strains which were assigned to gene families (obtained from OrthoMCL; Li  </w:t>
      </w:r>
      <w:r w:rsidRPr="008D05CC">
        <w:rPr>
          <w:rFonts w:eastAsia="Times New Roman" w:cs="Calibri"/>
          <w:i/>
          <w:iCs/>
        </w:rPr>
        <w:t>et al.</w:t>
      </w:r>
      <w:r w:rsidRPr="008D05CC">
        <w:rPr>
          <w:rFonts w:eastAsia="Times New Roman" w:cs="Calibri"/>
        </w:rPr>
        <w:t xml:space="preserve">, 2003). From this file, we selected gene families if at least 80% of all strains for a given group of bees were present and free of other strains including outgroup ones. The Bumble bees group comprised a total of 10 strains, the Honey bees group included a total of 15 strains and the Bumble-Honey bees group resulted in 25 strains (8 outgroup strains). Since we are interested in ancient HGT from distant-related donors, we decided to compare protein sequences. A file containing protein sequences of all annotated genes was provided to us in order to extract the amino acid sequence of every orthologs present in selected gene families for each group of bees. Subsequently, we performed blastp for all protein sequences against RefSeq database (O'Leary </w:t>
      </w:r>
      <w:r w:rsidRPr="008D05CC">
        <w:rPr>
          <w:rFonts w:eastAsia="Times New Roman" w:cs="Calibri"/>
          <w:i/>
          <w:iCs/>
        </w:rPr>
        <w:t>et al.</w:t>
      </w:r>
      <w:r w:rsidRPr="008D05CC">
        <w:rPr>
          <w:rFonts w:eastAsia="Times New Roman" w:cs="Calibri"/>
        </w:rPr>
        <w:t>, 2016). This database was suitable in this project as it is a non-redundant manually curated database containing transcript, protein and genomic sequences. In order to select the best blast hits for each gene family, we set filter parameters. Only blast hits with E-value lower than 1*10</w:t>
      </w:r>
      <w:r w:rsidRPr="008D05CC">
        <w:rPr>
          <w:rFonts w:eastAsia="Times New Roman" w:cs="Calibri"/>
          <w:vertAlign w:val="superscript"/>
        </w:rPr>
        <w:t>-5</w:t>
      </w:r>
      <w:r w:rsidRPr="008D05CC">
        <w:rPr>
          <w:rFonts w:eastAsia="Times New Roman" w:cs="Calibri"/>
        </w:rPr>
        <w:t xml:space="preserve"> and an alignment length of more than 80% were selected. Moreover, the distribution of percentage of identity of all blast results allowed us to decide picking those with at least 50% of identity (</w:t>
      </w:r>
      <w:r w:rsidR="001425F0" w:rsidRPr="008D05CC">
        <w:rPr>
          <w:rFonts w:eastAsia="Times New Roman" w:cs="Calibri"/>
          <w:b/>
        </w:rPr>
        <w:t>Supplement S1</w:t>
      </w:r>
      <w:r w:rsidRPr="008D05CC">
        <w:rPr>
          <w:rFonts w:eastAsia="Times New Roman" w:cs="Calibri"/>
        </w:rPr>
        <w:t>). For each gene family, if less than 25 blast hits fitted these parameters, we decreased the threshold of percentage of identity by 20% until reaching 25 hits or more (percentage of identity not smaller than 20%). For every best blast hits, we then looked for their last common ancestor with orthologs on NCBI protein database (NCBI Resource Coordinators, 2016) and determine their subjective hierarchical taxonomy distance:</w:t>
      </w:r>
    </w:p>
    <w:p w14:paraId="07917B8D" w14:textId="517D52AD" w:rsidR="00DE15F1" w:rsidRPr="008D05CC" w:rsidRDefault="00DE15F1" w:rsidP="00D932F5">
      <w:pPr>
        <w:pStyle w:val="ListParagraph"/>
        <w:numPr>
          <w:ilvl w:val="0"/>
          <w:numId w:val="2"/>
        </w:numPr>
        <w:spacing w:before="120" w:after="0" w:line="240" w:lineRule="auto"/>
        <w:ind w:left="709" w:hanging="357"/>
        <w:jc w:val="both"/>
        <w:rPr>
          <w:rFonts w:eastAsia="Times New Roman" w:cs="Calibri"/>
        </w:rPr>
      </w:pPr>
      <w:r w:rsidRPr="008D05CC">
        <w:rPr>
          <w:rFonts w:eastAsia="Times New Roman" w:cs="Calibri"/>
        </w:rPr>
        <w:t>Lactobacillus = 1</w:t>
      </w:r>
    </w:p>
    <w:p w14:paraId="733D8173" w14:textId="6868436B" w:rsidR="00DE15F1" w:rsidRPr="008D05CC" w:rsidRDefault="00DE15F1" w:rsidP="008D05CC">
      <w:pPr>
        <w:pStyle w:val="ListParagraph"/>
        <w:numPr>
          <w:ilvl w:val="0"/>
          <w:numId w:val="2"/>
        </w:numPr>
        <w:spacing w:after="0" w:line="240" w:lineRule="auto"/>
        <w:ind w:left="709"/>
        <w:jc w:val="both"/>
        <w:rPr>
          <w:rFonts w:eastAsia="Times New Roman" w:cs="Calibri"/>
        </w:rPr>
      </w:pPr>
      <w:r w:rsidRPr="008D05CC">
        <w:rPr>
          <w:rFonts w:eastAsia="Times New Roman" w:cs="Calibri"/>
        </w:rPr>
        <w:t>Lactobacillaceae = 2</w:t>
      </w:r>
    </w:p>
    <w:p w14:paraId="199BFF95" w14:textId="315A2C33" w:rsidR="00DE15F1" w:rsidRPr="008D05CC" w:rsidRDefault="00DE15F1" w:rsidP="008D05CC">
      <w:pPr>
        <w:pStyle w:val="ListParagraph"/>
        <w:numPr>
          <w:ilvl w:val="0"/>
          <w:numId w:val="2"/>
        </w:numPr>
        <w:spacing w:after="0" w:line="240" w:lineRule="auto"/>
        <w:ind w:left="709"/>
        <w:jc w:val="both"/>
        <w:rPr>
          <w:rFonts w:eastAsia="Times New Roman" w:cs="Calibri"/>
        </w:rPr>
      </w:pPr>
      <w:r w:rsidRPr="008D05CC">
        <w:rPr>
          <w:rFonts w:eastAsia="Times New Roman" w:cs="Calibri"/>
        </w:rPr>
        <w:t>Lactobacillales = 3</w:t>
      </w:r>
    </w:p>
    <w:p w14:paraId="10A8B2B3" w14:textId="22109642" w:rsidR="00DE15F1" w:rsidRPr="008D05CC" w:rsidRDefault="00DE15F1" w:rsidP="008D05CC">
      <w:pPr>
        <w:pStyle w:val="ListParagraph"/>
        <w:numPr>
          <w:ilvl w:val="0"/>
          <w:numId w:val="2"/>
        </w:numPr>
        <w:spacing w:after="0" w:line="240" w:lineRule="auto"/>
        <w:ind w:left="709"/>
        <w:jc w:val="both"/>
        <w:rPr>
          <w:rFonts w:eastAsia="Times New Roman" w:cs="Calibri"/>
        </w:rPr>
      </w:pPr>
      <w:r w:rsidRPr="008D05CC">
        <w:rPr>
          <w:rFonts w:eastAsia="Times New Roman" w:cs="Calibri"/>
        </w:rPr>
        <w:t>Bacilli = 4</w:t>
      </w:r>
    </w:p>
    <w:p w14:paraId="32DC4004" w14:textId="3607C33A" w:rsidR="00DE15F1" w:rsidRPr="008D05CC" w:rsidRDefault="00DE15F1" w:rsidP="008D05CC">
      <w:pPr>
        <w:pStyle w:val="ListParagraph"/>
        <w:numPr>
          <w:ilvl w:val="0"/>
          <w:numId w:val="2"/>
        </w:numPr>
        <w:spacing w:after="0" w:line="240" w:lineRule="auto"/>
        <w:ind w:left="709"/>
        <w:jc w:val="both"/>
        <w:rPr>
          <w:rFonts w:eastAsia="Times New Roman" w:cs="Calibri"/>
        </w:rPr>
      </w:pPr>
      <w:r w:rsidRPr="008D05CC">
        <w:rPr>
          <w:rFonts w:eastAsia="Times New Roman" w:cs="Calibri"/>
        </w:rPr>
        <w:t>Firmicutes = 5</w:t>
      </w:r>
    </w:p>
    <w:p w14:paraId="46909BC4" w14:textId="4501A22F" w:rsidR="00DE15F1" w:rsidRPr="008D05CC" w:rsidRDefault="00DE15F1" w:rsidP="008D05CC">
      <w:pPr>
        <w:pStyle w:val="ListParagraph"/>
        <w:numPr>
          <w:ilvl w:val="0"/>
          <w:numId w:val="2"/>
        </w:numPr>
        <w:spacing w:after="0" w:line="240" w:lineRule="auto"/>
        <w:ind w:left="709"/>
        <w:jc w:val="both"/>
        <w:rPr>
          <w:rFonts w:eastAsia="Times New Roman" w:cs="Calibri"/>
        </w:rPr>
      </w:pPr>
      <w:r w:rsidRPr="008D05CC">
        <w:rPr>
          <w:rFonts w:eastAsia="Times New Roman" w:cs="Calibri"/>
        </w:rPr>
        <w:t>Bacteria = 6</w:t>
      </w:r>
    </w:p>
    <w:p w14:paraId="34B47E87" w14:textId="25C22D14" w:rsidR="00DE15F1" w:rsidRDefault="00DE15F1" w:rsidP="008D05CC">
      <w:pPr>
        <w:pStyle w:val="ListParagraph"/>
        <w:numPr>
          <w:ilvl w:val="0"/>
          <w:numId w:val="2"/>
        </w:numPr>
        <w:spacing w:after="0" w:line="240" w:lineRule="auto"/>
        <w:ind w:left="709"/>
        <w:jc w:val="both"/>
        <w:rPr>
          <w:rFonts w:eastAsia="Times New Roman" w:cs="Calibri"/>
        </w:rPr>
      </w:pPr>
      <w:r w:rsidRPr="008D05CC">
        <w:rPr>
          <w:rFonts w:eastAsia="Times New Roman" w:cs="Calibri"/>
        </w:rPr>
        <w:t>None = 7 (Archae, Eukaryota or contaminations)</w:t>
      </w:r>
    </w:p>
    <w:p w14:paraId="1E1D631D" w14:textId="77777777" w:rsidR="00E62CF3" w:rsidRPr="00E62CF3" w:rsidRDefault="00E62CF3" w:rsidP="00E62CF3">
      <w:pPr>
        <w:spacing w:after="0" w:line="240" w:lineRule="auto"/>
        <w:jc w:val="both"/>
        <w:rPr>
          <w:rFonts w:eastAsia="Times New Roman" w:cs="Calibri"/>
        </w:rPr>
      </w:pPr>
    </w:p>
    <w:p w14:paraId="0F88F4D2" w14:textId="17C37AB2" w:rsidR="00DE15F1" w:rsidRPr="008D05CC" w:rsidRDefault="00DE15F1" w:rsidP="00DE15F1">
      <w:pPr>
        <w:spacing w:after="0" w:line="240" w:lineRule="auto"/>
        <w:jc w:val="both"/>
        <w:rPr>
          <w:rFonts w:eastAsia="Times New Roman" w:cs="Times New Roman"/>
        </w:rPr>
      </w:pPr>
      <w:r w:rsidRPr="008D05CC">
        <w:rPr>
          <w:rFonts w:eastAsia="Times New Roman" w:cs="Calibri"/>
        </w:rPr>
        <w:t>For each gene family, we plotted the percentage of identity of every best blast hits against their hierarchical taxonomy distance. These plots allowed us to define which gene families are good candidates for HGT. To get insight into HGT candidates, we performed linear and polynomial regression models. If models were significantly different, we defined the polynomial model as the best one and the gene family as HGT candidate. For every manually chosen HGT candidates, we extracted protein sequences of 5 orthologs</w:t>
      </w:r>
      <w:ins w:id="3" w:author="Virginie" w:date="2017-06-05T17:02:00Z">
        <w:r w:rsidR="004F705E">
          <w:rPr>
            <w:rFonts w:eastAsia="Times New Roman" w:cs="Calibri"/>
          </w:rPr>
          <w:t xml:space="preserve"> of studied strains</w:t>
        </w:r>
      </w:ins>
      <w:r w:rsidRPr="008D05CC">
        <w:rPr>
          <w:rFonts w:eastAsia="Times New Roman" w:cs="Calibri"/>
        </w:rPr>
        <w:t xml:space="preserve"> and up to 50 blast hits. Then, we aligned protein sequences using MAFFT</w:t>
      </w:r>
      <w:r w:rsidR="004A03D4" w:rsidRPr="008D05CC">
        <w:rPr>
          <w:rFonts w:eastAsia="Times New Roman" w:cs="Calibri"/>
        </w:rPr>
        <w:t xml:space="preserve"> (v7.305)</w:t>
      </w:r>
      <w:r w:rsidRPr="008D05CC">
        <w:rPr>
          <w:rFonts w:eastAsia="Times New Roman" w:cs="Calibri"/>
        </w:rPr>
        <w:t xml:space="preserve"> and inferred maximum-likelihood phylogenetic trees without bootstrap using RAxML (</w:t>
      </w:r>
      <w:r w:rsidR="004A03D4" w:rsidRPr="008D05CC">
        <w:rPr>
          <w:rFonts w:eastAsia="Times New Roman" w:cs="Calibri"/>
        </w:rPr>
        <w:t>v8</w:t>
      </w:r>
      <w:r w:rsidR="00CE7CD0">
        <w:rPr>
          <w:rFonts w:eastAsia="Times New Roman" w:cs="Calibri"/>
        </w:rPr>
        <w:t>.</w:t>
      </w:r>
      <w:r w:rsidR="004A03D4" w:rsidRPr="008D05CC">
        <w:rPr>
          <w:rFonts w:eastAsia="Times New Roman" w:cs="Calibri"/>
        </w:rPr>
        <w:t>2</w:t>
      </w:r>
      <w:r w:rsidR="00CE7CD0">
        <w:rPr>
          <w:rFonts w:eastAsia="Times New Roman" w:cs="Calibri"/>
        </w:rPr>
        <w:t>.</w:t>
      </w:r>
      <w:r w:rsidR="004A03D4" w:rsidRPr="008D05CC">
        <w:rPr>
          <w:rFonts w:eastAsia="Times New Roman" w:cs="Calibri"/>
        </w:rPr>
        <w:t xml:space="preserve">9; </w:t>
      </w:r>
      <w:r w:rsidRPr="008D05CC">
        <w:rPr>
          <w:rFonts w:eastAsia="Times New Roman" w:cs="Calibri"/>
          <w:shd w:val="clear" w:color="auto" w:fill="FFFFFF"/>
        </w:rPr>
        <w:t xml:space="preserve">Katoh </w:t>
      </w:r>
      <w:r w:rsidRPr="008D05CC">
        <w:rPr>
          <w:rFonts w:eastAsia="Times New Roman" w:cs="Calibri"/>
          <w:i/>
          <w:iCs/>
          <w:shd w:val="clear" w:color="auto" w:fill="FFFFFF"/>
        </w:rPr>
        <w:t>et al.</w:t>
      </w:r>
      <w:r w:rsidRPr="008D05CC">
        <w:rPr>
          <w:rFonts w:eastAsia="Times New Roman" w:cs="Calibri"/>
          <w:shd w:val="clear" w:color="auto" w:fill="FFFFFF"/>
        </w:rPr>
        <w:t>, 2013; Stamatakis, 2014)</w:t>
      </w:r>
      <w:r w:rsidRPr="008D05CC">
        <w:rPr>
          <w:rFonts w:eastAsia="Times New Roman" w:cs="Calibri"/>
        </w:rPr>
        <w:t>. In RAxML, we set amino acid as data type and ‘auto’ as substitution model. Resulted best phylogenetic trees were visualized using FigTree (</w:t>
      </w:r>
      <w:r w:rsidR="004A03D4" w:rsidRPr="008D05CC">
        <w:rPr>
          <w:rFonts w:eastAsia="Times New Roman" w:cs="Calibri"/>
        </w:rPr>
        <w:t xml:space="preserve">v1.4.3; </w:t>
      </w:r>
      <w:r w:rsidRPr="008D05CC">
        <w:rPr>
          <w:rFonts w:eastAsia="Times New Roman" w:cs="Calibri"/>
        </w:rPr>
        <w:t xml:space="preserve">Rambaut </w:t>
      </w:r>
      <w:r w:rsidRPr="008D05CC">
        <w:rPr>
          <w:rFonts w:eastAsia="Times New Roman" w:cs="Calibri"/>
          <w:i/>
          <w:iCs/>
          <w:shd w:val="clear" w:color="auto" w:fill="FFFFFF"/>
        </w:rPr>
        <w:t>et al.</w:t>
      </w:r>
      <w:r w:rsidRPr="008D05CC">
        <w:rPr>
          <w:rFonts w:eastAsia="Times New Roman" w:cs="Calibri"/>
          <w:shd w:val="clear" w:color="auto" w:fill="FFFFFF"/>
        </w:rPr>
        <w:t>, 2010)</w:t>
      </w:r>
      <w:r w:rsidRPr="008D05CC">
        <w:rPr>
          <w:rFonts w:eastAsia="Times New Roman" w:cs="Calibri"/>
        </w:rPr>
        <w:t>.</w:t>
      </w:r>
      <w:r w:rsidR="00502218" w:rsidRPr="008D05CC">
        <w:rPr>
          <w:rFonts w:eastAsia="Times New Roman" w:cs="Calibri"/>
        </w:rPr>
        <w:t xml:space="preserve"> Meanwhile, we </w:t>
      </w:r>
      <w:r w:rsidR="00645017" w:rsidRPr="008D05CC">
        <w:rPr>
          <w:rFonts w:eastAsia="Times New Roman" w:cs="Calibri"/>
        </w:rPr>
        <w:t>predicted genomic islands of reference genomes using IslandViewer</w:t>
      </w:r>
      <w:r w:rsidR="004A03D4" w:rsidRPr="008D05CC">
        <w:rPr>
          <w:rFonts w:eastAsia="Times New Roman" w:cs="Calibri"/>
        </w:rPr>
        <w:t xml:space="preserve"> (v4)</w:t>
      </w:r>
      <w:r w:rsidR="00645017" w:rsidRPr="008D05CC">
        <w:rPr>
          <w:rFonts w:eastAsia="Times New Roman" w:cs="Calibri"/>
        </w:rPr>
        <w:t>: L183 for Honey bees in addition to F237 and F245 for Bumble bees (Bertelli</w:t>
      </w:r>
      <w:r w:rsidR="00645017" w:rsidRPr="008D05CC">
        <w:rPr>
          <w:rFonts w:eastAsia="Times New Roman" w:cs="Calibri"/>
          <w:i/>
          <w:iCs/>
          <w:shd w:val="clear" w:color="auto" w:fill="FFFFFF"/>
        </w:rPr>
        <w:t xml:space="preserve"> et al.</w:t>
      </w:r>
      <w:r w:rsidR="00645017" w:rsidRPr="008D05CC">
        <w:rPr>
          <w:rFonts w:eastAsia="Times New Roman" w:cs="Calibri"/>
          <w:shd w:val="clear" w:color="auto" w:fill="FFFFFF"/>
        </w:rPr>
        <w:t>, 2017)</w:t>
      </w:r>
      <w:r w:rsidR="00645017" w:rsidRPr="008D05CC">
        <w:rPr>
          <w:rFonts w:eastAsia="Times New Roman" w:cs="Calibri"/>
        </w:rPr>
        <w:t>.</w:t>
      </w:r>
      <w:r w:rsidR="00B25540" w:rsidRPr="008D05CC">
        <w:rPr>
          <w:rFonts w:eastAsia="Times New Roman" w:cs="Calibri"/>
        </w:rPr>
        <w:t xml:space="preserve"> </w:t>
      </w:r>
      <w:r w:rsidR="0056170A" w:rsidRPr="008D05CC">
        <w:rPr>
          <w:rFonts w:eastAsia="Times New Roman" w:cs="Calibri"/>
        </w:rPr>
        <w:t xml:space="preserve">For HGT candidates (gene families), we extracted protein name of every genes for </w:t>
      </w:r>
      <w:r w:rsidR="0046374A" w:rsidRPr="008D05CC">
        <w:rPr>
          <w:rFonts w:eastAsia="Times New Roman" w:cs="Calibri"/>
        </w:rPr>
        <w:t>each</w:t>
      </w:r>
      <w:r w:rsidR="006E744A" w:rsidRPr="008D05CC">
        <w:rPr>
          <w:rFonts w:eastAsia="Times New Roman" w:cs="Calibri"/>
        </w:rPr>
        <w:t xml:space="preserve"> reference genome</w:t>
      </w:r>
      <w:r w:rsidR="00A914A3">
        <w:rPr>
          <w:rFonts w:eastAsia="Times New Roman" w:cs="Calibri"/>
        </w:rPr>
        <w:t>.</w:t>
      </w:r>
      <w:r w:rsidR="0056170A" w:rsidRPr="008D05CC">
        <w:rPr>
          <w:rFonts w:eastAsia="Times New Roman" w:cs="Calibri"/>
        </w:rPr>
        <w:t xml:space="preserve"> </w:t>
      </w:r>
      <w:r w:rsidR="00CE622E" w:rsidRPr="008D05CC">
        <w:rPr>
          <w:rFonts w:eastAsia="Times New Roman" w:cs="Calibri"/>
        </w:rPr>
        <w:t xml:space="preserve">Thanks to GenBank </w:t>
      </w:r>
      <w:ins w:id="4" w:author="Virginie" w:date="2017-06-05T17:02:00Z">
        <w:r w:rsidR="00D85C8F">
          <w:rPr>
            <w:rFonts w:eastAsia="Times New Roman" w:cs="Calibri"/>
          </w:rPr>
          <w:t>files</w:t>
        </w:r>
        <w:r w:rsidR="00DB4D44">
          <w:rPr>
            <w:rFonts w:eastAsia="Times New Roman" w:cs="Calibri"/>
          </w:rPr>
          <w:t xml:space="preserve"> provided by </w:t>
        </w:r>
      </w:ins>
      <w:ins w:id="5" w:author="Virginie" w:date="2017-06-05T17:03:00Z">
        <w:r w:rsidR="00DB4D44">
          <w:rPr>
            <w:rFonts w:eastAsia="Times New Roman" w:cs="Calibri"/>
          </w:rPr>
          <w:t>K.</w:t>
        </w:r>
        <w:r w:rsidR="00DB4D44" w:rsidRPr="008D05CC">
          <w:rPr>
            <w:rFonts w:eastAsia="Times New Roman" w:cs="Calibri"/>
          </w:rPr>
          <w:t>M</w:t>
        </w:r>
        <w:r w:rsidR="00DB4D44">
          <w:rPr>
            <w:rFonts w:eastAsia="Times New Roman" w:cs="Calibri"/>
          </w:rPr>
          <w:t>.</w:t>
        </w:r>
        <w:r w:rsidR="00DB4D44" w:rsidRPr="008D05CC">
          <w:rPr>
            <w:rFonts w:eastAsia="Times New Roman" w:cs="Calibri"/>
          </w:rPr>
          <w:t xml:space="preserve"> Ellegaard</w:t>
        </w:r>
        <w:r w:rsidR="00DB4D44">
          <w:rPr>
            <w:rFonts w:eastAsia="Times New Roman" w:cs="Calibri"/>
          </w:rPr>
          <w:t xml:space="preserve"> (RAST outputs)</w:t>
        </w:r>
      </w:ins>
      <w:r w:rsidR="00CE622E" w:rsidRPr="008D05CC">
        <w:rPr>
          <w:rFonts w:eastAsia="Times New Roman" w:cs="Calibri"/>
        </w:rPr>
        <w:t xml:space="preserve">, we </w:t>
      </w:r>
      <w:r w:rsidR="00821D56" w:rsidRPr="008D05CC">
        <w:rPr>
          <w:rFonts w:eastAsia="Times New Roman" w:cs="Calibri"/>
        </w:rPr>
        <w:t>recovered protein</w:t>
      </w:r>
      <w:r w:rsidR="004A03D4" w:rsidRPr="008D05CC">
        <w:rPr>
          <w:rFonts w:eastAsia="Times New Roman" w:cs="Calibri"/>
        </w:rPr>
        <w:t xml:space="preserve"> coordinates and RAST-</w:t>
      </w:r>
      <w:r w:rsidR="00821D56" w:rsidRPr="008D05CC">
        <w:rPr>
          <w:rFonts w:eastAsia="Times New Roman" w:cs="Calibri"/>
        </w:rPr>
        <w:t>predicted function</w:t>
      </w:r>
      <w:r w:rsidR="00AC3ADD" w:rsidRPr="008D05CC">
        <w:rPr>
          <w:rFonts w:eastAsia="Times New Roman" w:cs="Calibri"/>
        </w:rPr>
        <w:t xml:space="preserve"> (v2.0)</w:t>
      </w:r>
      <w:r w:rsidR="00821D56" w:rsidRPr="008D05CC">
        <w:rPr>
          <w:rFonts w:eastAsia="Times New Roman" w:cs="Calibri"/>
        </w:rPr>
        <w:t xml:space="preserve">. Finally, we mapped manually genes onto </w:t>
      </w:r>
      <w:r w:rsidR="009A7997" w:rsidRPr="008D05CC">
        <w:rPr>
          <w:rFonts w:eastAsia="Times New Roman" w:cs="Calibri"/>
        </w:rPr>
        <w:t>each</w:t>
      </w:r>
      <w:r w:rsidR="00821D56" w:rsidRPr="008D05CC">
        <w:rPr>
          <w:rFonts w:eastAsia="Times New Roman" w:cs="Calibri"/>
        </w:rPr>
        <w:t xml:space="preserve"> reference genome</w:t>
      </w:r>
      <w:r w:rsidR="004A03D4" w:rsidRPr="008D05CC">
        <w:rPr>
          <w:rFonts w:eastAsia="Times New Roman" w:cs="Calibri"/>
        </w:rPr>
        <w:t xml:space="preserve"> and investigate if they cluster in </w:t>
      </w:r>
      <w:r w:rsidR="001E6056">
        <w:rPr>
          <w:rFonts w:eastAsia="Times New Roman" w:cs="Calibri"/>
        </w:rPr>
        <w:t>a genomic island</w:t>
      </w:r>
      <w:r w:rsidR="00821D56" w:rsidRPr="008D05CC">
        <w:rPr>
          <w:rFonts w:eastAsia="Times New Roman" w:cs="Calibri"/>
        </w:rPr>
        <w:t xml:space="preserve">. </w:t>
      </w:r>
    </w:p>
    <w:p w14:paraId="21205A5D" w14:textId="77777777" w:rsidR="0051683F" w:rsidRPr="00AA6645" w:rsidRDefault="0051683F"/>
    <w:p w14:paraId="65DB6600" w14:textId="77777777" w:rsidR="00B633B5" w:rsidRPr="00AA6645" w:rsidRDefault="002D6883" w:rsidP="00B633B5">
      <w:pPr>
        <w:keepNext/>
      </w:pPr>
      <w:r w:rsidRPr="00AA6645">
        <w:rPr>
          <w:noProof/>
        </w:rPr>
        <w:lastRenderedPageBreak/>
        <mc:AlternateContent>
          <mc:Choice Requires="wps">
            <w:drawing>
              <wp:anchor distT="0" distB="0" distL="114300" distR="114300" simplePos="0" relativeHeight="251661312" behindDoc="0" locked="0" layoutInCell="1" allowOverlap="1" wp14:anchorId="4A669B9C" wp14:editId="5D6C7953">
                <wp:simplePos x="0" y="0"/>
                <wp:positionH relativeFrom="column">
                  <wp:posOffset>5501005</wp:posOffset>
                </wp:positionH>
                <wp:positionV relativeFrom="paragraph">
                  <wp:posOffset>103505</wp:posOffset>
                </wp:positionV>
                <wp:extent cx="342900" cy="4191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429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AB752" w14:textId="77777777" w:rsidR="009B7D82" w:rsidRPr="002D6883" w:rsidRDefault="009B7D82" w:rsidP="002D6883">
                            <w:pPr>
                              <w:rPr>
                                <w:b/>
                                <w:lang w:val="fr-CH"/>
                              </w:rPr>
                            </w:pPr>
                            <w:r>
                              <w:rPr>
                                <w:b/>
                                <w:lang w:val="fr-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type w14:anchorId="4A669B9C" id="_x0000_t202" coordsize="21600,21600" o:spt="202" path="m,l,21600r21600,l21600,xe">
                <v:stroke joinstyle="miter"/>
                <v:path gradientshapeok="t" o:connecttype="rect"/>
              </v:shapetype>
              <v:shape id="Text Box 59" o:spid="_x0000_s1026" type="#_x0000_t202" style="position:absolute;margin-left:433.15pt;margin-top:8.15pt;width:27pt;height:3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" fillcolor="white [3201]" stroked="f" strokeweight=".5pt">
                <v:textbox>
                  <w:txbxContent>
                    <w:p w14:paraId="73EAB752" w14:textId="77777777" w:rsidR="009D20F4" w:rsidRPr="002D6883" w:rsidRDefault="009D20F4" w:rsidP="002D6883">
                      <w:pPr>
                        <w:rPr>
                          <w:b/>
                          <w:lang w:val="fr-CH"/>
                        </w:rPr>
                      </w:pPr>
                      <w:r>
                        <w:rPr>
                          <w:b/>
                          <w:lang w:val="fr-CH"/>
                        </w:rPr>
                        <w:t>B</w:t>
                      </w:r>
                    </w:p>
                  </w:txbxContent>
                </v:textbox>
              </v:shape>
            </w:pict>
          </mc:Fallback>
        </mc:AlternateContent>
      </w:r>
      <w:r w:rsidR="002B0BED" w:rsidRPr="00AA6645">
        <w:rPr>
          <w:noProof/>
        </w:rPr>
        <mc:AlternateContent>
          <mc:Choice Requires="wps">
            <w:drawing>
              <wp:anchor distT="0" distB="0" distL="114300" distR="114300" simplePos="0" relativeHeight="251659264" behindDoc="0" locked="0" layoutInCell="1" allowOverlap="1" wp14:anchorId="25775433" wp14:editId="6DE5E358">
                <wp:simplePos x="0" y="0"/>
                <wp:positionH relativeFrom="column">
                  <wp:posOffset>2535555</wp:posOffset>
                </wp:positionH>
                <wp:positionV relativeFrom="paragraph">
                  <wp:posOffset>84455</wp:posOffset>
                </wp:positionV>
                <wp:extent cx="342900" cy="4191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429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3031F5" w14:textId="77777777" w:rsidR="009B7D82" w:rsidRPr="002D6883" w:rsidRDefault="009B7D82">
                            <w:pPr>
                              <w:rPr>
                                <w:b/>
                                <w:lang w:val="fr-CH"/>
                              </w:rPr>
                            </w:pPr>
                            <w:r w:rsidRPr="002D6883">
                              <w:rPr>
                                <w:b/>
                                <w:lang w:val="fr-CH"/>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5775433" id="Text Box 57" o:spid="_x0000_s1027" type="#_x0000_t202" style="position:absolute;margin-left:199.65pt;margin-top:6.65pt;width:27pt;height:3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" fillcolor="white [3201]" stroked="f" strokeweight=".5pt">
                <v:textbox>
                  <w:txbxContent>
                    <w:p w14:paraId="073031F5" w14:textId="77777777" w:rsidR="009D20F4" w:rsidRPr="002D6883" w:rsidRDefault="009D20F4">
                      <w:pPr>
                        <w:rPr>
                          <w:b/>
                          <w:lang w:val="fr-CH"/>
                        </w:rPr>
                      </w:pPr>
                      <w:r w:rsidRPr="002D6883">
                        <w:rPr>
                          <w:b/>
                          <w:lang w:val="fr-CH"/>
                        </w:rPr>
                        <w:t>A</w:t>
                      </w:r>
                    </w:p>
                  </w:txbxContent>
                </v:textbox>
              </v:shape>
            </w:pict>
          </mc:Fallback>
        </mc:AlternateContent>
      </w:r>
      <w:r w:rsidR="00B633B5" w:rsidRPr="00AA6645">
        <w:rPr>
          <w:noProof/>
        </w:rPr>
        <w:drawing>
          <wp:inline distT="0" distB="0" distL="0" distR="0" wp14:anchorId="274F975D" wp14:editId="336E8FF2">
            <wp:extent cx="2948400" cy="2700000"/>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8400" cy="2700000"/>
                    </a:xfrm>
                    <a:prstGeom prst="rect">
                      <a:avLst/>
                    </a:prstGeom>
                  </pic:spPr>
                </pic:pic>
              </a:graphicData>
            </a:graphic>
          </wp:inline>
        </w:drawing>
      </w:r>
      <w:r w:rsidR="002B0BED" w:rsidRPr="00AA6645">
        <w:t xml:space="preserve"> </w:t>
      </w:r>
      <w:r w:rsidR="002B0BED" w:rsidRPr="00AA6645">
        <w:rPr>
          <w:noProof/>
        </w:rPr>
        <w:drawing>
          <wp:inline distT="0" distB="0" distL="0" distR="0" wp14:anchorId="3395037E" wp14:editId="76B3C4AC">
            <wp:extent cx="2948400" cy="2700000"/>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8400" cy="2700000"/>
                    </a:xfrm>
                    <a:prstGeom prst="rect">
                      <a:avLst/>
                    </a:prstGeom>
                  </pic:spPr>
                </pic:pic>
              </a:graphicData>
            </a:graphic>
          </wp:inline>
        </w:drawing>
      </w:r>
    </w:p>
    <w:p w14:paraId="2CE4EE82" w14:textId="77777777" w:rsidR="002B0BED" w:rsidRPr="00AA6645" w:rsidRDefault="002D6883" w:rsidP="00B633B5">
      <w:pPr>
        <w:keepNext/>
      </w:pPr>
      <w:r w:rsidRPr="00AA6645">
        <w:rPr>
          <w:noProof/>
        </w:rPr>
        <mc:AlternateContent>
          <mc:Choice Requires="wps">
            <w:drawing>
              <wp:anchor distT="0" distB="0" distL="114300" distR="114300" simplePos="0" relativeHeight="251665408" behindDoc="0" locked="0" layoutInCell="1" allowOverlap="1" wp14:anchorId="698CFAC2" wp14:editId="607CE37A">
                <wp:simplePos x="0" y="0"/>
                <wp:positionH relativeFrom="column">
                  <wp:posOffset>5477510</wp:posOffset>
                </wp:positionH>
                <wp:positionV relativeFrom="paragraph">
                  <wp:posOffset>85725</wp:posOffset>
                </wp:positionV>
                <wp:extent cx="342900" cy="4191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429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742A8" w14:textId="77777777" w:rsidR="009B7D82" w:rsidRPr="002D6883" w:rsidRDefault="009B7D82" w:rsidP="002D6883">
                            <w:pPr>
                              <w:rPr>
                                <w:b/>
                                <w:lang w:val="fr-CH"/>
                              </w:rPr>
                            </w:pPr>
                            <w:r>
                              <w:rPr>
                                <w:b/>
                                <w:lang w:val="fr-CH"/>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98CFAC2" id="Text Box 61" o:spid="_x0000_s1028" type="#_x0000_t202" style="position:absolute;margin-left:431.3pt;margin-top:6.75pt;width:27pt;height:3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" fillcolor="white [3201]" stroked="f" strokeweight=".5pt">
                <v:textbox>
                  <w:txbxContent>
                    <w:p w14:paraId="1BF742A8" w14:textId="77777777" w:rsidR="009D20F4" w:rsidRPr="002D6883" w:rsidRDefault="009D20F4" w:rsidP="002D6883">
                      <w:pPr>
                        <w:rPr>
                          <w:b/>
                          <w:lang w:val="fr-CH"/>
                        </w:rPr>
                      </w:pPr>
                      <w:r>
                        <w:rPr>
                          <w:b/>
                          <w:lang w:val="fr-CH"/>
                        </w:rPr>
                        <w:t>D</w:t>
                      </w:r>
                    </w:p>
                  </w:txbxContent>
                </v:textbox>
              </v:shape>
            </w:pict>
          </mc:Fallback>
        </mc:AlternateContent>
      </w:r>
      <w:r w:rsidRPr="00AA6645">
        <w:rPr>
          <w:noProof/>
        </w:rPr>
        <mc:AlternateContent>
          <mc:Choice Requires="wps">
            <w:drawing>
              <wp:anchor distT="0" distB="0" distL="114300" distR="114300" simplePos="0" relativeHeight="251663360" behindDoc="0" locked="0" layoutInCell="1" allowOverlap="1" wp14:anchorId="322FBAF4" wp14:editId="6C23F13D">
                <wp:simplePos x="0" y="0"/>
                <wp:positionH relativeFrom="column">
                  <wp:posOffset>2560955</wp:posOffset>
                </wp:positionH>
                <wp:positionV relativeFrom="paragraph">
                  <wp:posOffset>45720</wp:posOffset>
                </wp:positionV>
                <wp:extent cx="342900" cy="4191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429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43FBB" w14:textId="77777777" w:rsidR="009B7D82" w:rsidRPr="002D6883" w:rsidRDefault="009B7D82" w:rsidP="002D6883">
                            <w:pPr>
                              <w:rPr>
                                <w:b/>
                                <w:lang w:val="fr-CH"/>
                              </w:rPr>
                            </w:pPr>
                            <w:r>
                              <w:rPr>
                                <w:b/>
                                <w:lang w:val="fr-CH"/>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22FBAF4" id="Text Box 60" o:spid="_x0000_s1029" type="#_x0000_t202" style="position:absolute;margin-left:201.65pt;margin-top:3.6pt;width:27pt;height: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" fillcolor="white [3201]" stroked="f" strokeweight=".5pt">
                <v:textbox>
                  <w:txbxContent>
                    <w:p w14:paraId="58B43FBB" w14:textId="77777777" w:rsidR="009D20F4" w:rsidRPr="002D6883" w:rsidRDefault="009D20F4" w:rsidP="002D6883">
                      <w:pPr>
                        <w:rPr>
                          <w:b/>
                          <w:lang w:val="fr-CH"/>
                        </w:rPr>
                      </w:pPr>
                      <w:r>
                        <w:rPr>
                          <w:b/>
                          <w:lang w:val="fr-CH"/>
                        </w:rPr>
                        <w:t>C</w:t>
                      </w:r>
                    </w:p>
                  </w:txbxContent>
                </v:textbox>
              </v:shape>
            </w:pict>
          </mc:Fallback>
        </mc:AlternateContent>
      </w:r>
      <w:r w:rsidR="002B0BED" w:rsidRPr="00AA6645">
        <w:rPr>
          <w:noProof/>
        </w:rPr>
        <w:drawing>
          <wp:inline distT="0" distB="0" distL="0" distR="0" wp14:anchorId="39EA9FC1" wp14:editId="78FF8CD8">
            <wp:extent cx="2948400" cy="2700000"/>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8400" cy="2700000"/>
                    </a:xfrm>
                    <a:prstGeom prst="rect">
                      <a:avLst/>
                    </a:prstGeom>
                  </pic:spPr>
                </pic:pic>
              </a:graphicData>
            </a:graphic>
          </wp:inline>
        </w:drawing>
      </w:r>
      <w:r w:rsidR="002B0BED" w:rsidRPr="00AA6645">
        <w:rPr>
          <w:noProof/>
        </w:rPr>
        <w:drawing>
          <wp:inline distT="0" distB="0" distL="0" distR="0" wp14:anchorId="7ECB4396" wp14:editId="56ECBAEA">
            <wp:extent cx="2948400" cy="2700000"/>
            <wp:effectExtent l="0" t="0" r="444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8400" cy="2700000"/>
                    </a:xfrm>
                    <a:prstGeom prst="rect">
                      <a:avLst/>
                    </a:prstGeom>
                  </pic:spPr>
                </pic:pic>
              </a:graphicData>
            </a:graphic>
          </wp:inline>
        </w:drawing>
      </w:r>
    </w:p>
    <w:p w14:paraId="659EC944" w14:textId="1D752408" w:rsidR="00B633B5" w:rsidRPr="00AA6645" w:rsidRDefault="00B633B5" w:rsidP="00B633B5">
      <w:pPr>
        <w:pStyle w:val="Caption"/>
        <w:jc w:val="center"/>
      </w:pPr>
      <w:r w:rsidRPr="00AA6645">
        <w:t xml:space="preserve">Figure </w:t>
      </w:r>
      <w:r w:rsidR="00B24D25">
        <w:fldChar w:fldCharType="begin"/>
      </w:r>
      <w:r w:rsidR="00B24D25">
        <w:instrText xml:space="preserve"> SEQ Figure \* ARABIC </w:instrText>
      </w:r>
      <w:r w:rsidR="00B24D25">
        <w:fldChar w:fldCharType="separate"/>
      </w:r>
      <w:r w:rsidR="00B24D25">
        <w:rPr>
          <w:noProof/>
        </w:rPr>
        <w:t>1</w:t>
      </w:r>
      <w:r w:rsidR="00B24D25">
        <w:rPr>
          <w:noProof/>
        </w:rPr>
        <w:fldChar w:fldCharType="end"/>
      </w:r>
      <w:r w:rsidRPr="00AA6645">
        <w:t xml:space="preserve">: </w:t>
      </w:r>
      <w:r w:rsidR="0051683F" w:rsidRPr="00AA6645">
        <w:rPr>
          <w:b/>
        </w:rPr>
        <w:t xml:space="preserve">Scatter </w:t>
      </w:r>
      <w:r w:rsidRPr="00AA6645">
        <w:rPr>
          <w:b/>
        </w:rPr>
        <w:t>plot of sequences similarity in function of the</w:t>
      </w:r>
      <w:r w:rsidR="00AF379A" w:rsidRPr="00AA6645">
        <w:rPr>
          <w:b/>
        </w:rPr>
        <w:t xml:space="preserve"> hierarchical taxonomy</w:t>
      </w:r>
      <w:r w:rsidRPr="00AA6645">
        <w:rPr>
          <w:b/>
        </w:rPr>
        <w:t xml:space="preserve"> distance</w:t>
      </w:r>
      <w:r w:rsidR="002B0BED" w:rsidRPr="00AA6645">
        <w:rPr>
          <w:b/>
        </w:rPr>
        <w:t>.</w:t>
      </w:r>
      <w:r w:rsidR="00AF379A" w:rsidRPr="00AA6645">
        <w:t xml:space="preserve"> A: negative candidate:</w:t>
      </w:r>
      <w:r w:rsidRPr="00AA6645">
        <w:t xml:space="preserve"> gene family 1048 specific to bumble and honey bees</w:t>
      </w:r>
      <w:r w:rsidR="00787D48" w:rsidRPr="00AA6645">
        <w:t>; B: potential candidate:</w:t>
      </w:r>
      <w:r w:rsidR="002B0BED" w:rsidRPr="00AA6645">
        <w:t xml:space="preserve"> gene family 1058 specific to bumble and hon</w:t>
      </w:r>
      <w:r w:rsidR="00787D48" w:rsidRPr="00AA6645">
        <w:t>ey bees; C: potential candidate:</w:t>
      </w:r>
      <w:r w:rsidR="002B0BED" w:rsidRPr="00AA6645">
        <w:t xml:space="preserve"> gene family 1059 specific to bumble and honey </w:t>
      </w:r>
      <w:r w:rsidR="00787D48" w:rsidRPr="00AA6645">
        <w:t>bees; D: potential candidate:</w:t>
      </w:r>
      <w:r w:rsidR="002B0BED" w:rsidRPr="00AA6645">
        <w:t xml:space="preserve"> gene family 1674 specific to bumble bees. </w:t>
      </w:r>
      <w:r w:rsidRPr="00AA6645">
        <w:t>The different distance levels are: 1. Lactobacillus, 2. Lactobacillaceae, 3. Lactobacillales, 4. Bacilli, 5. Firmicutes, 6. Bacteria, 7. None (Archae, Eukaryota, contaminations).</w:t>
      </w:r>
    </w:p>
    <w:p w14:paraId="30582AA7" w14:textId="77777777" w:rsidR="00330F75" w:rsidRDefault="00330F75" w:rsidP="00330F75"/>
    <w:p w14:paraId="179C1FF4" w14:textId="77777777" w:rsidR="00754554" w:rsidRPr="00AA6645" w:rsidRDefault="00754554" w:rsidP="00754554">
      <w:pPr>
        <w:pStyle w:val="Heading1"/>
        <w:rPr>
          <w:rFonts w:asciiTheme="minorHAnsi" w:hAnsiTheme="minorHAnsi"/>
        </w:rPr>
      </w:pPr>
      <w:r w:rsidRPr="00AA6645">
        <w:rPr>
          <w:rFonts w:asciiTheme="minorHAnsi" w:hAnsiTheme="minorHAnsi"/>
        </w:rPr>
        <w:t>Results</w:t>
      </w:r>
    </w:p>
    <w:p w14:paraId="5B829CD8" w14:textId="77777777" w:rsidR="00754554" w:rsidRPr="00AA6645" w:rsidRDefault="00754554" w:rsidP="00754554">
      <w:pPr>
        <w:pStyle w:val="Heading2"/>
        <w:rPr>
          <w:rFonts w:asciiTheme="minorHAnsi" w:hAnsiTheme="minorHAnsi"/>
        </w:rPr>
      </w:pPr>
      <w:r w:rsidRPr="00AA6645">
        <w:rPr>
          <w:rFonts w:asciiTheme="minorHAnsi" w:hAnsiTheme="minorHAnsi"/>
        </w:rPr>
        <w:t>Putative ancient horizontal gene transfer</w:t>
      </w:r>
    </w:p>
    <w:p w14:paraId="4AD0EC86" w14:textId="1CADA39E" w:rsidR="00EF3726" w:rsidRDefault="00754554" w:rsidP="00763123">
      <w:pPr>
        <w:spacing w:after="0"/>
        <w:jc w:val="both"/>
      </w:pPr>
      <w:r w:rsidRPr="00AA6645">
        <w:t xml:space="preserve">To find some putative ancient HGT specific to Firm-5, the study of </w:t>
      </w:r>
      <w:r w:rsidR="008100D2">
        <w:t>orthologs</w:t>
      </w:r>
      <w:r w:rsidR="00787D48" w:rsidRPr="00AA6645">
        <w:t xml:space="preserve"> present exclusively in bumble and honey bees</w:t>
      </w:r>
      <w:r w:rsidRPr="00AA6645">
        <w:t xml:space="preserve"> (and not in </w:t>
      </w:r>
      <w:r w:rsidRPr="00AA6645">
        <w:rPr>
          <w:i/>
        </w:rPr>
        <w:t xml:space="preserve">Lactobacillus </w:t>
      </w:r>
      <w:r w:rsidRPr="00AA6645">
        <w:t xml:space="preserve">outgroup) can be good </w:t>
      </w:r>
      <w:r w:rsidR="00787D48" w:rsidRPr="00AA6645">
        <w:t xml:space="preserve">HGT </w:t>
      </w:r>
      <w:r w:rsidRPr="00AA6645">
        <w:t>candidates. 10, 14 and 27 gene</w:t>
      </w:r>
      <w:r w:rsidR="00787D48" w:rsidRPr="00AA6645">
        <w:t xml:space="preserve"> families </w:t>
      </w:r>
      <w:r w:rsidR="006F09E8">
        <w:t>were</w:t>
      </w:r>
      <w:r w:rsidR="00787D48" w:rsidRPr="00AA6645">
        <w:t xml:space="preserve"> specific to bumble</w:t>
      </w:r>
      <w:r w:rsidRPr="00AA6645">
        <w:t>, honey and Firm-5 (bumble and honey)</w:t>
      </w:r>
      <w:r w:rsidR="00787D48" w:rsidRPr="00AA6645">
        <w:t xml:space="preserve"> clades</w:t>
      </w:r>
      <w:r w:rsidRPr="00AA6645">
        <w:t xml:space="preserve">, respectively. </w:t>
      </w:r>
      <w:r w:rsidR="003944D8">
        <w:t xml:space="preserve">We </w:t>
      </w:r>
      <w:r w:rsidR="00437CA5">
        <w:t xml:space="preserve">then </w:t>
      </w:r>
      <w:r w:rsidR="000B1E62">
        <w:t xml:space="preserve">performed </w:t>
      </w:r>
      <w:r w:rsidR="003944D8">
        <w:t>b</w:t>
      </w:r>
      <w:r w:rsidR="00801300">
        <w:t>last</w:t>
      </w:r>
      <w:r w:rsidR="00A3650B">
        <w:t>p</w:t>
      </w:r>
      <w:r w:rsidR="008100D2">
        <w:t xml:space="preserve"> </w:t>
      </w:r>
      <w:r w:rsidR="008100D2">
        <w:lastRenderedPageBreak/>
        <w:t xml:space="preserve">against RefSeq database </w:t>
      </w:r>
      <w:r w:rsidR="003944D8">
        <w:t>and</w:t>
      </w:r>
      <w:ins w:id="6" w:author="Virginie" w:date="2017-06-05T17:04:00Z">
        <w:r w:rsidR="004C1455">
          <w:t xml:space="preserve"> inferred</w:t>
        </w:r>
      </w:ins>
      <w:r w:rsidR="00236476">
        <w:t xml:space="preserve"> h</w:t>
      </w:r>
      <w:r w:rsidR="00086AB3">
        <w:t xml:space="preserve">ierarchical taxonomy distances amongst </w:t>
      </w:r>
      <w:ins w:id="7" w:author="Virginie" w:date="2017-06-05T17:04:00Z">
        <w:r w:rsidR="00F44D14">
          <w:t xml:space="preserve">the </w:t>
        </w:r>
      </w:ins>
      <w:r w:rsidR="00086AB3">
        <w:t xml:space="preserve">best blast hits. </w:t>
      </w:r>
    </w:p>
    <w:p w14:paraId="1E7405B2" w14:textId="77777777" w:rsidR="001274DB" w:rsidRDefault="001274DB" w:rsidP="00763123">
      <w:pPr>
        <w:spacing w:after="0"/>
        <w:jc w:val="both"/>
      </w:pPr>
    </w:p>
    <w:p w14:paraId="5E37BDB8" w14:textId="7A52B559" w:rsidR="00754554" w:rsidRDefault="00754554" w:rsidP="00763123">
      <w:pPr>
        <w:spacing w:after="0"/>
        <w:jc w:val="both"/>
      </w:pPr>
      <w:r w:rsidRPr="00AA6645">
        <w:t xml:space="preserve">3 different </w:t>
      </w:r>
      <w:r w:rsidR="00787D48" w:rsidRPr="00AA6645">
        <w:t>scenarios</w:t>
      </w:r>
      <w:r w:rsidRPr="00AA6645">
        <w:t xml:space="preserve"> can be considered as putative HGT</w:t>
      </w:r>
      <w:r w:rsidR="0026642D">
        <w:t xml:space="preserve"> (</w:t>
      </w:r>
      <w:r w:rsidR="0026642D" w:rsidRPr="0026642D">
        <w:rPr>
          <w:b/>
        </w:rPr>
        <w:t>Fig1</w:t>
      </w:r>
      <w:r w:rsidR="0026642D">
        <w:t>)</w:t>
      </w:r>
      <w:r w:rsidRPr="00AA6645">
        <w:t xml:space="preserve">. </w:t>
      </w:r>
      <w:r w:rsidRPr="00AA6645">
        <w:rPr>
          <w:b/>
        </w:rPr>
        <w:t>Fig1B</w:t>
      </w:r>
      <w:r w:rsidRPr="00AA6645">
        <w:t xml:space="preserve"> </w:t>
      </w:r>
      <w:r w:rsidR="006708A7" w:rsidRPr="00AA6645">
        <w:t>shows a higher percentage of similarity for distant-related species in comparison to closely-related ones</w:t>
      </w:r>
      <w:r w:rsidR="00AE66A9">
        <w:t>, which</w:t>
      </w:r>
      <w:r w:rsidR="006708A7" w:rsidRPr="00AA6645">
        <w:t xml:space="preserve"> can attest the presence of potential HGT. </w:t>
      </w:r>
      <w:r w:rsidR="006708A7" w:rsidRPr="00AA6645">
        <w:rPr>
          <w:b/>
        </w:rPr>
        <w:t>Fig1C</w:t>
      </w:r>
      <w:r w:rsidR="006708A7" w:rsidRPr="00AA6645">
        <w:t xml:space="preserve"> </w:t>
      </w:r>
      <w:r w:rsidR="001727C8">
        <w:t>shows</w:t>
      </w:r>
      <w:r w:rsidR="006708A7" w:rsidRPr="00AA6645">
        <w:t xml:space="preserve"> orthologs sp</w:t>
      </w:r>
      <w:r w:rsidR="0019020A">
        <w:t>ecific to Firm-5, which includes</w:t>
      </w:r>
      <w:r w:rsidR="005A356C">
        <w:t xml:space="preserve"> </w:t>
      </w:r>
      <w:r w:rsidR="006708A7" w:rsidRPr="00AA6645">
        <w:t xml:space="preserve">best hits only related to </w:t>
      </w:r>
      <w:r w:rsidR="006708A7" w:rsidRPr="00AA6645">
        <w:rPr>
          <w:i/>
        </w:rPr>
        <w:t>Lactobacillus</w:t>
      </w:r>
      <w:r w:rsidR="006708A7" w:rsidRPr="00AA6645">
        <w:t xml:space="preserve"> hierarchical distance.</w:t>
      </w:r>
      <w:r w:rsidR="005A223F" w:rsidRPr="00AA6645">
        <w:t xml:space="preserve"> This means that </w:t>
      </w:r>
      <w:r w:rsidR="00DA08E4">
        <w:t>the</w:t>
      </w:r>
      <w:r w:rsidR="002945BF">
        <w:t>se</w:t>
      </w:r>
      <w:r w:rsidR="00DA08E4">
        <w:t xml:space="preserve"> </w:t>
      </w:r>
      <w:r w:rsidR="00B115F4">
        <w:t>gene</w:t>
      </w:r>
      <w:r w:rsidR="00D3106F">
        <w:t>s</w:t>
      </w:r>
      <w:r w:rsidR="005A223F" w:rsidRPr="00AA6645">
        <w:t xml:space="preserve"> have only emerged in this bacterial genus or that they have been acquired by HGT from an unstudied donor specific to </w:t>
      </w:r>
      <w:r w:rsidR="005A223F" w:rsidRPr="009B7D82">
        <w:rPr>
          <w:i/>
        </w:rPr>
        <w:t>Lactobacillus</w:t>
      </w:r>
      <w:r w:rsidR="005A223F" w:rsidRPr="00AA6645">
        <w:t xml:space="preserve">. This case of putative HGT cannot be assessed by phylogenetic studies and will not more be considered in this project. </w:t>
      </w:r>
      <w:r w:rsidR="00963527" w:rsidRPr="00AA6645">
        <w:rPr>
          <w:b/>
        </w:rPr>
        <w:t>Fig1D</w:t>
      </w:r>
      <w:r w:rsidR="004D492F">
        <w:t xml:space="preserve"> </w:t>
      </w:r>
      <w:ins w:id="8" w:author="Virginie" w:date="2017-06-05T17:05:00Z">
        <w:r w:rsidR="00F44D14">
          <w:t>shows</w:t>
        </w:r>
      </w:ins>
      <w:r w:rsidR="007F1E72">
        <w:t xml:space="preserve"> </w:t>
      </w:r>
      <w:r w:rsidR="00595379">
        <w:t>only hits</w:t>
      </w:r>
      <w:ins w:id="9" w:author="Virginie" w:date="2017-06-05T17:05:00Z">
        <w:r w:rsidR="009B7D82">
          <w:t xml:space="preserve"> which</w:t>
        </w:r>
      </w:ins>
      <w:r w:rsidR="00595379">
        <w:t xml:space="preserve"> </w:t>
      </w:r>
      <w:r w:rsidR="00963527" w:rsidRPr="00AA6645">
        <w:t>are recovered from distant</w:t>
      </w:r>
      <w:r w:rsidR="00980E44" w:rsidRPr="00AA6645">
        <w:t>-related</w:t>
      </w:r>
      <w:r w:rsidR="00963527" w:rsidRPr="00AA6645">
        <w:t xml:space="preserve"> taxa and not present in closer ones.</w:t>
      </w:r>
      <w:r w:rsidR="00980E44" w:rsidRPr="00AA6645">
        <w:t xml:space="preserve"> In contrast, </w:t>
      </w:r>
      <w:r w:rsidRPr="00AA6645">
        <w:rPr>
          <w:b/>
        </w:rPr>
        <w:t>Fig1A</w:t>
      </w:r>
      <w:r w:rsidRPr="00AA6645">
        <w:t xml:space="preserve"> </w:t>
      </w:r>
      <w:r w:rsidR="00DB065E">
        <w:t>shows</w:t>
      </w:r>
      <w:r w:rsidRPr="00AA6645">
        <w:t xml:space="preserve"> the </w:t>
      </w:r>
      <w:r w:rsidR="000033AB">
        <w:t>negative control of HGT</w:t>
      </w:r>
      <w:r w:rsidR="00980E44" w:rsidRPr="00AA6645">
        <w:t>,</w:t>
      </w:r>
      <w:r w:rsidRPr="00AA6645">
        <w:t xml:space="preserve"> where the </w:t>
      </w:r>
      <w:r w:rsidR="00980E44" w:rsidRPr="00AA6645">
        <w:t xml:space="preserve">percentage of </w:t>
      </w:r>
      <w:r w:rsidRPr="00AA6645">
        <w:t xml:space="preserve">similarity decreases with the </w:t>
      </w:r>
      <w:r w:rsidR="002F2109">
        <w:t>hierarchical taxonomy distance. This means</w:t>
      </w:r>
      <w:r w:rsidR="00980E44" w:rsidRPr="00AA6645">
        <w:t xml:space="preserve"> that these </w:t>
      </w:r>
      <w:r w:rsidR="00AA3CD0">
        <w:t>orthologs</w:t>
      </w:r>
      <w:r w:rsidRPr="00AA6645">
        <w:t xml:space="preserve"> are very ancient and present in the majority of hierarchical levels</w:t>
      </w:r>
      <w:r w:rsidR="00980E44" w:rsidRPr="00AA6645">
        <w:t>. This scenario i</w:t>
      </w:r>
      <w:r w:rsidRPr="00AA6645">
        <w:t>s not</w:t>
      </w:r>
      <w:r w:rsidR="000D4DAD" w:rsidRPr="00AA6645">
        <w:t xml:space="preserve"> considered as putative HGT. All other</w:t>
      </w:r>
      <w:r w:rsidRPr="00AA6645">
        <w:t xml:space="preserve"> results are presented in </w:t>
      </w:r>
      <w:r w:rsidRPr="00AA6645">
        <w:rPr>
          <w:b/>
        </w:rPr>
        <w:t>Supplement S</w:t>
      </w:r>
      <w:r w:rsidR="00627569">
        <w:rPr>
          <w:b/>
        </w:rPr>
        <w:t>2</w:t>
      </w:r>
      <w:r w:rsidR="000D4DAD" w:rsidRPr="00AA6645">
        <w:t xml:space="preserve">. 991, 1058 and 1099 are </w:t>
      </w:r>
      <w:r w:rsidRPr="00AA6645">
        <w:t>putative gene families acquired by HGT specific to bumble and ho</w:t>
      </w:r>
      <w:r w:rsidR="000D4DAD" w:rsidRPr="00AA6645">
        <w:t xml:space="preserve">ney bees. In addition, 1674, 1675, 1678 and 1757 </w:t>
      </w:r>
      <w:r w:rsidRPr="00AA6645">
        <w:t>are</w:t>
      </w:r>
      <w:r w:rsidR="000D4DAD" w:rsidRPr="00AA6645">
        <w:t xml:space="preserve"> putative HGT gene families specific to bumble bees. There i</w:t>
      </w:r>
      <w:r w:rsidRPr="00AA6645">
        <w:t xml:space="preserve">s no </w:t>
      </w:r>
      <w:r w:rsidR="000D4DAD" w:rsidRPr="00AA6645">
        <w:t xml:space="preserve">HGT </w:t>
      </w:r>
      <w:r w:rsidRPr="00AA6645">
        <w:t xml:space="preserve">candidate specific to honey bees. </w:t>
      </w:r>
      <w:r w:rsidR="000D4DAD" w:rsidRPr="00AA6645">
        <w:t xml:space="preserve">The </w:t>
      </w:r>
      <w:r w:rsidRPr="00AA6645">
        <w:t>taxonomical distance 7 is not considered</w:t>
      </w:r>
      <w:r w:rsidR="000D4DAD" w:rsidRPr="00AA6645">
        <w:t xml:space="preserve"> to infer putative HGT</w:t>
      </w:r>
      <w:r w:rsidRPr="00AA6645">
        <w:t xml:space="preserve">, because </w:t>
      </w:r>
      <w:r w:rsidR="000D4DAD" w:rsidRPr="00AA6645">
        <w:t>of possible contaminations</w:t>
      </w:r>
      <w:r w:rsidRPr="00AA6645">
        <w:t xml:space="preserve">. Indeed, most of those results are from whole organism study of </w:t>
      </w:r>
      <w:r w:rsidRPr="00AA6645">
        <w:rPr>
          <w:i/>
        </w:rPr>
        <w:t>Apis sp.</w:t>
      </w:r>
      <w:r w:rsidR="002B56DD" w:rsidRPr="00AA6645">
        <w:rPr>
          <w:i/>
        </w:rPr>
        <w:t>,</w:t>
      </w:r>
      <w:r w:rsidRPr="00AA6645">
        <w:t xml:space="preserve"> </w:t>
      </w:r>
      <w:r w:rsidR="002B56DD" w:rsidRPr="00AA6645">
        <w:t xml:space="preserve">which </w:t>
      </w:r>
      <w:r w:rsidR="000D4DAD" w:rsidRPr="00AA6645">
        <w:t>may</w:t>
      </w:r>
      <w:r w:rsidR="002B56DD" w:rsidRPr="00AA6645">
        <w:t xml:space="preserve"> be contaminated by the microbiota genome</w:t>
      </w:r>
      <w:r w:rsidR="000D4DAD" w:rsidRPr="00AA6645">
        <w:t>s</w:t>
      </w:r>
      <w:r w:rsidRPr="00AA6645">
        <w:t>.</w:t>
      </w:r>
    </w:p>
    <w:p w14:paraId="5D60C7A7" w14:textId="77777777" w:rsidR="008E3228" w:rsidRPr="00AA6645" w:rsidRDefault="008E3228" w:rsidP="00763123">
      <w:pPr>
        <w:spacing w:after="0"/>
        <w:jc w:val="both"/>
      </w:pPr>
    </w:p>
    <w:p w14:paraId="1B7629FE" w14:textId="77777777" w:rsidR="00B633B5" w:rsidRPr="00AA6645" w:rsidRDefault="008B008B" w:rsidP="008B008B">
      <w:pPr>
        <w:pStyle w:val="Heading2"/>
        <w:rPr>
          <w:rFonts w:asciiTheme="minorHAnsi" w:hAnsiTheme="minorHAnsi"/>
        </w:rPr>
      </w:pPr>
      <w:r w:rsidRPr="00AA6645">
        <w:rPr>
          <w:rFonts w:asciiTheme="minorHAnsi" w:hAnsiTheme="minorHAnsi"/>
        </w:rPr>
        <w:t>Putative HGT phylogeny inference</w:t>
      </w:r>
    </w:p>
    <w:p w14:paraId="1F35A933" w14:textId="1514670B" w:rsidR="00B633B5" w:rsidRDefault="008B008B" w:rsidP="001274DB">
      <w:pPr>
        <w:spacing w:after="0"/>
        <w:jc w:val="both"/>
      </w:pPr>
      <w:r w:rsidRPr="00AA6645">
        <w:t xml:space="preserve">To confirm the </w:t>
      </w:r>
      <w:r w:rsidR="00726233">
        <w:t xml:space="preserve">ancient </w:t>
      </w:r>
      <w:r w:rsidRPr="00AA6645">
        <w:t xml:space="preserve">HGT in Firm-5 </w:t>
      </w:r>
      <w:r w:rsidR="0061730B" w:rsidRPr="00AA6645">
        <w:t xml:space="preserve">gene </w:t>
      </w:r>
      <w:r w:rsidRPr="00AA6645">
        <w:t>families</w:t>
      </w:r>
      <w:r w:rsidR="0098298F" w:rsidRPr="00AA6645">
        <w:t>, phylogenetic</w:t>
      </w:r>
      <w:r w:rsidRPr="00AA6645">
        <w:t xml:space="preserve"> </w:t>
      </w:r>
      <w:r w:rsidR="0098298F" w:rsidRPr="00AA6645">
        <w:t>analyse</w:t>
      </w:r>
      <w:r w:rsidRPr="00AA6645">
        <w:t xml:space="preserve">s </w:t>
      </w:r>
      <w:r w:rsidR="00AB70BF">
        <w:t>are</w:t>
      </w:r>
      <w:r w:rsidRPr="00AA6645">
        <w:t xml:space="preserve"> </w:t>
      </w:r>
      <w:r w:rsidR="0098298F" w:rsidRPr="00AA6645">
        <w:t>based</w:t>
      </w:r>
      <w:r w:rsidR="007101A4" w:rsidRPr="00AA6645">
        <w:t xml:space="preserve"> on amino acid sequences</w:t>
      </w:r>
      <w:r w:rsidRPr="00AA6645">
        <w:t>. T</w:t>
      </w:r>
      <w:r w:rsidR="00C43951">
        <w:t>he t</w:t>
      </w:r>
      <w:r w:rsidR="0098298F" w:rsidRPr="00AA6645">
        <w:t>ree t</w:t>
      </w:r>
      <w:r w:rsidRPr="00AA6645">
        <w:t>opology allows the appreciation of the relationship amongst the differen</w:t>
      </w:r>
      <w:r w:rsidR="002B56DD" w:rsidRPr="00AA6645">
        <w:t>t hierarc</w:t>
      </w:r>
      <w:r w:rsidR="00B51D82">
        <w:t>hical distance groups</w:t>
      </w:r>
      <w:r w:rsidR="0098298F" w:rsidRPr="00AA6645">
        <w:t>. An unordered hierarchical taxonomy tree can attest</w:t>
      </w:r>
      <w:r w:rsidR="002B56DD" w:rsidRPr="00AA6645">
        <w:t xml:space="preserve"> HGT acquisition for a specific gene family. An expected positive</w:t>
      </w:r>
      <w:r w:rsidR="0098298F" w:rsidRPr="00AA6645">
        <w:t xml:space="preserve"> HGT </w:t>
      </w:r>
      <w:r w:rsidR="002B56DD" w:rsidRPr="00AA6645">
        <w:t xml:space="preserve">can be </w:t>
      </w:r>
      <w:r w:rsidR="002B56DD" w:rsidRPr="00AA6645">
        <w:rPr>
          <w:i/>
        </w:rPr>
        <w:t>Lactobacillus sp.</w:t>
      </w:r>
      <w:r w:rsidR="002B56DD" w:rsidRPr="00AA6645">
        <w:t xml:space="preserve"> clustered with distant</w:t>
      </w:r>
      <w:r w:rsidR="009045B4" w:rsidRPr="00AA6645">
        <w:t>-related</w:t>
      </w:r>
      <w:r w:rsidR="002B56DD" w:rsidRPr="00AA6645">
        <w:t xml:space="preserve"> </w:t>
      </w:r>
      <w:r w:rsidR="0020227A" w:rsidRPr="00AA6645">
        <w:t>strains</w:t>
      </w:r>
      <w:r w:rsidR="002B56DD" w:rsidRPr="00AA6645">
        <w:t xml:space="preserve"> (such as </w:t>
      </w:r>
      <w:r w:rsidR="002B56DD" w:rsidRPr="00AA6645">
        <w:rPr>
          <w:i/>
        </w:rPr>
        <w:t>Firmicutes</w:t>
      </w:r>
      <w:r w:rsidR="00E246DE" w:rsidRPr="00AA6645">
        <w:t>, taxonomical distance = 5</w:t>
      </w:r>
      <w:r w:rsidR="002B56DD" w:rsidRPr="00AA6645">
        <w:t xml:space="preserve">) in comparison with </w:t>
      </w:r>
      <w:r w:rsidR="00171330" w:rsidRPr="00AA6645">
        <w:t xml:space="preserve">closer </w:t>
      </w:r>
      <w:r w:rsidR="002B56DD" w:rsidRPr="00AA6645">
        <w:t xml:space="preserve">related </w:t>
      </w:r>
      <w:r w:rsidR="00A5479B" w:rsidRPr="00AA6645">
        <w:t>ones</w:t>
      </w:r>
      <w:r w:rsidR="002B56DD" w:rsidRPr="00AA6645">
        <w:t xml:space="preserve"> (such as </w:t>
      </w:r>
      <w:r w:rsidR="002B56DD" w:rsidRPr="00AA6645">
        <w:rPr>
          <w:i/>
        </w:rPr>
        <w:t>Lactobacilliales</w:t>
      </w:r>
      <w:r w:rsidR="005E6CE5" w:rsidRPr="00AA6645">
        <w:t>, taxonomical distance = 2</w:t>
      </w:r>
      <w:r w:rsidR="002B56DD" w:rsidRPr="00AA6645">
        <w:t xml:space="preserve">). </w:t>
      </w:r>
    </w:p>
    <w:p w14:paraId="37F072E1" w14:textId="77777777" w:rsidR="001274DB" w:rsidRPr="00AA6645" w:rsidRDefault="001274DB" w:rsidP="001274DB">
      <w:pPr>
        <w:spacing w:after="0"/>
        <w:jc w:val="both"/>
      </w:pPr>
    </w:p>
    <w:p w14:paraId="68A8DEA5" w14:textId="6F060FC0" w:rsidR="002F5B72" w:rsidRPr="00AA6645" w:rsidRDefault="007924CD" w:rsidP="001274DB">
      <w:pPr>
        <w:spacing w:after="0"/>
        <w:jc w:val="both"/>
      </w:pPr>
      <w:r w:rsidRPr="00AA6645">
        <w:rPr>
          <w:b/>
        </w:rPr>
        <w:t>Fig2B</w:t>
      </w:r>
      <w:r w:rsidRPr="00AA6645">
        <w:t xml:space="preserve"> presents the best candidate of HGT: gene family 1058. Indeed, it seems </w:t>
      </w:r>
      <w:r w:rsidR="00F13944">
        <w:t xml:space="preserve">that </w:t>
      </w:r>
      <w:r w:rsidRPr="00AA6645">
        <w:rPr>
          <w:i/>
        </w:rPr>
        <w:t xml:space="preserve">Lactobacillus sp. </w:t>
      </w:r>
      <w:r w:rsidRPr="00AA6645">
        <w:t xml:space="preserve">extracted from bumble gut (F230 and F233) are more related to </w:t>
      </w:r>
      <w:r w:rsidRPr="00AA6645">
        <w:rPr>
          <w:i/>
        </w:rPr>
        <w:t xml:space="preserve">Bifidobacterium sp. </w:t>
      </w:r>
      <w:r w:rsidR="005E6CE5" w:rsidRPr="00AA6645">
        <w:t>(taxonomical distance =</w:t>
      </w:r>
      <w:r w:rsidRPr="00AA6645">
        <w:t xml:space="preserve"> 6) than </w:t>
      </w:r>
      <w:r w:rsidR="005057BD">
        <w:t xml:space="preserve">to </w:t>
      </w:r>
      <w:r w:rsidRPr="00AA6645">
        <w:t>othe</w:t>
      </w:r>
      <w:r w:rsidR="005E6CE5" w:rsidRPr="00AA6645">
        <w:t>r closer hierarchical distance</w:t>
      </w:r>
      <w:r w:rsidR="008C3889">
        <w:t xml:space="preserve"> groups</w:t>
      </w:r>
      <w:r w:rsidR="005E6CE5" w:rsidRPr="00AA6645">
        <w:t xml:space="preserve"> and </w:t>
      </w:r>
      <w:r w:rsidRPr="00AA6645">
        <w:t>even</w:t>
      </w:r>
      <w:r w:rsidR="005057BD">
        <w:t xml:space="preserve"> to</w:t>
      </w:r>
      <w:r w:rsidRPr="00AA6645">
        <w:t xml:space="preserve"> reference genome</w:t>
      </w:r>
      <w:r w:rsidR="00EB434F">
        <w:t>s</w:t>
      </w:r>
      <w:r w:rsidRPr="00AA6645">
        <w:t xml:space="preserve"> from honey gut (F259, F260, L186). This result means</w:t>
      </w:r>
      <w:r w:rsidR="005E6CE5" w:rsidRPr="00AA6645">
        <w:t xml:space="preserve"> that</w:t>
      </w:r>
      <w:r w:rsidRPr="00AA6645">
        <w:t xml:space="preserve"> a potential HGT occurred between </w:t>
      </w:r>
      <w:r w:rsidRPr="00AA6645">
        <w:rPr>
          <w:i/>
        </w:rPr>
        <w:t xml:space="preserve">Lactobacillus sp. </w:t>
      </w:r>
      <w:r w:rsidR="00804737" w:rsidRPr="00AA6645">
        <w:t xml:space="preserve">(of bumble) </w:t>
      </w:r>
      <w:r w:rsidRPr="00AA6645">
        <w:t xml:space="preserve">and </w:t>
      </w:r>
      <w:r w:rsidRPr="00AA6645">
        <w:rPr>
          <w:i/>
        </w:rPr>
        <w:t>Bifidobacterium sp.</w:t>
      </w:r>
      <w:r w:rsidRPr="00AA6645">
        <w:t xml:space="preserve">, which are both present in the natural microbiota of bees. In contrast, </w:t>
      </w:r>
      <w:r w:rsidRPr="00AA6645">
        <w:rPr>
          <w:b/>
        </w:rPr>
        <w:t xml:space="preserve">Fig2A </w:t>
      </w:r>
      <w:r w:rsidR="005E6CE5" w:rsidRPr="00AA6645">
        <w:t>shows</w:t>
      </w:r>
      <w:r w:rsidR="00434461" w:rsidRPr="00AA6645">
        <w:t xml:space="preserve"> the </w:t>
      </w:r>
      <w:r w:rsidRPr="00AA6645">
        <w:t xml:space="preserve">negative </w:t>
      </w:r>
      <w:r w:rsidR="00434461" w:rsidRPr="00AA6645">
        <w:t xml:space="preserve">HGT </w:t>
      </w:r>
      <w:r w:rsidRPr="00AA6645">
        <w:t xml:space="preserve">result of the gene family 1048. </w:t>
      </w:r>
      <w:r w:rsidR="00804737" w:rsidRPr="00AA6645">
        <w:t>The t</w:t>
      </w:r>
      <w:r w:rsidR="004C0026" w:rsidRPr="00AA6645">
        <w:t>ree topology is more structured in function of the hierarchical taxonomy distance, meaning</w:t>
      </w:r>
      <w:r w:rsidR="00434461" w:rsidRPr="00AA6645">
        <w:t xml:space="preserve"> that </w:t>
      </w:r>
      <w:r w:rsidR="00047A54">
        <w:t>these</w:t>
      </w:r>
      <w:r w:rsidR="00A0653D" w:rsidRPr="00AA6645">
        <w:t xml:space="preserve"> </w:t>
      </w:r>
      <w:r w:rsidR="0008753D">
        <w:t>ortholog</w:t>
      </w:r>
      <w:r w:rsidR="00047A54">
        <w:t>s</w:t>
      </w:r>
      <w:r w:rsidR="00615A56">
        <w:t xml:space="preserve"> are</w:t>
      </w:r>
      <w:r w:rsidR="004C0026" w:rsidRPr="00AA6645">
        <w:t xml:space="preserve"> potentially present in the most recent common ancestor and </w:t>
      </w:r>
      <w:r w:rsidR="00D1390B">
        <w:t xml:space="preserve">subsequently </w:t>
      </w:r>
      <w:r w:rsidR="004C0026" w:rsidRPr="00AA6645">
        <w:t xml:space="preserve">diverged in the different taxa. </w:t>
      </w:r>
      <w:r w:rsidR="007C2853" w:rsidRPr="00AA6645">
        <w:t>The</w:t>
      </w:r>
      <w:r w:rsidR="004C0026" w:rsidRPr="00AA6645">
        <w:t xml:space="preserve"> other </w:t>
      </w:r>
      <w:r w:rsidR="007C2853" w:rsidRPr="00AA6645">
        <w:t xml:space="preserve">phylogenetic </w:t>
      </w:r>
      <w:r w:rsidR="004C0026" w:rsidRPr="00AA6645">
        <w:t>trees of HGT gene family candidate</w:t>
      </w:r>
      <w:r w:rsidR="00A41334" w:rsidRPr="00AA6645">
        <w:t>s</w:t>
      </w:r>
      <w:r w:rsidR="004C0026" w:rsidRPr="00AA6645">
        <w:t xml:space="preserve"> </w:t>
      </w:r>
      <w:r w:rsidR="007C2853" w:rsidRPr="00AA6645">
        <w:t xml:space="preserve">are </w:t>
      </w:r>
      <w:r w:rsidR="004C0026" w:rsidRPr="00AA6645">
        <w:t xml:space="preserve">present in </w:t>
      </w:r>
      <w:r w:rsidR="00D97FCA">
        <w:rPr>
          <w:b/>
        </w:rPr>
        <w:t>Supplement S3</w:t>
      </w:r>
      <w:r w:rsidR="007C2853" w:rsidRPr="00AA6645">
        <w:rPr>
          <w:b/>
        </w:rPr>
        <w:t>.</w:t>
      </w:r>
      <w:r w:rsidR="005A4C78" w:rsidRPr="00AA6645">
        <w:t xml:space="preserve"> </w:t>
      </w:r>
      <w:r w:rsidR="004F35FA">
        <w:t>As t</w:t>
      </w:r>
      <w:r w:rsidR="00A121C3">
        <w:t xml:space="preserve">he </w:t>
      </w:r>
      <w:r w:rsidR="005A4C78" w:rsidRPr="00AA6645">
        <w:t>HGT process</w:t>
      </w:r>
      <w:r w:rsidR="004C0026" w:rsidRPr="00AA6645">
        <w:rPr>
          <w:b/>
        </w:rPr>
        <w:t xml:space="preserve"> </w:t>
      </w:r>
      <w:r w:rsidR="005A4C78" w:rsidRPr="00AA6645">
        <w:t xml:space="preserve">is less explicit than </w:t>
      </w:r>
      <w:r w:rsidR="007C2853" w:rsidRPr="00AA6645">
        <w:t>for</w:t>
      </w:r>
      <w:r w:rsidR="004C0026" w:rsidRPr="00AA6645">
        <w:t xml:space="preserve"> gene family 1058</w:t>
      </w:r>
      <w:r w:rsidR="004F35FA">
        <w:t>, t</w:t>
      </w:r>
      <w:r w:rsidR="00341706" w:rsidRPr="00AA6645">
        <w:t>he different topologies</w:t>
      </w:r>
      <w:r w:rsidR="00BF6F98" w:rsidRPr="00AA6645">
        <w:t xml:space="preserve"> present in </w:t>
      </w:r>
      <w:r w:rsidR="00BF6F98" w:rsidRPr="004F35FA">
        <w:rPr>
          <w:b/>
        </w:rPr>
        <w:t>S</w:t>
      </w:r>
      <w:r w:rsidR="00DA7D1F" w:rsidRPr="004F35FA">
        <w:rPr>
          <w:b/>
        </w:rPr>
        <w:t xml:space="preserve">upplement </w:t>
      </w:r>
      <w:r w:rsidR="00A121C3" w:rsidRPr="004F35FA">
        <w:rPr>
          <w:b/>
        </w:rPr>
        <w:t>S3</w:t>
      </w:r>
      <w:r w:rsidR="00A121C3">
        <w:t xml:space="preserve"> </w:t>
      </w:r>
      <w:r w:rsidR="002D128A" w:rsidRPr="00AA6645">
        <w:t>can</w:t>
      </w:r>
      <w:r w:rsidR="005A4C78" w:rsidRPr="00AA6645">
        <w:t>not</w:t>
      </w:r>
      <w:r w:rsidR="007C2853" w:rsidRPr="00AA6645">
        <w:t xml:space="preserve"> attest to </w:t>
      </w:r>
      <w:r w:rsidR="002D128A" w:rsidRPr="00AA6645">
        <w:t>HGT process</w:t>
      </w:r>
      <w:r w:rsidR="007C2853" w:rsidRPr="00AA6645">
        <w:t>.</w:t>
      </w:r>
      <w:r w:rsidR="009D20F4" w:rsidRPr="00AA6645">
        <w:t xml:space="preserve"> 1099 contains only hierarchical taxonomy distance equals to 1, 2 and 3</w:t>
      </w:r>
      <w:r w:rsidR="00F03A75">
        <w:t xml:space="preserve"> and misses</w:t>
      </w:r>
      <w:r w:rsidR="00296A93" w:rsidRPr="00AA6645">
        <w:t xml:space="preserve"> distant-</w:t>
      </w:r>
      <w:r w:rsidR="009D20F4" w:rsidRPr="00AA6645">
        <w:t xml:space="preserve">related </w:t>
      </w:r>
      <w:r w:rsidR="005F09C3" w:rsidRPr="00AA6645">
        <w:t>groups</w:t>
      </w:r>
      <w:r w:rsidR="00E64F92">
        <w:t>. All other gene families</w:t>
      </w:r>
      <w:r w:rsidR="001A283E" w:rsidRPr="00AA6645">
        <w:t xml:space="preserve"> miss</w:t>
      </w:r>
      <w:r w:rsidR="009D20F4" w:rsidRPr="00AA6645">
        <w:t xml:space="preserve"> </w:t>
      </w:r>
      <w:r w:rsidR="00296A93" w:rsidRPr="00AA6645">
        <w:t>closely-</w:t>
      </w:r>
      <w:r w:rsidR="00745B3E" w:rsidRPr="00AA6645">
        <w:t xml:space="preserve">related groups </w:t>
      </w:r>
      <w:r w:rsidR="009D20F4" w:rsidRPr="00AA6645">
        <w:t xml:space="preserve">to safely infer HGT candidates. </w:t>
      </w:r>
    </w:p>
    <w:p w14:paraId="317246F8" w14:textId="77777777" w:rsidR="00BA46D1" w:rsidRPr="00AA6645" w:rsidRDefault="00342494" w:rsidP="001576C5">
      <w:pPr>
        <w:keepNext/>
      </w:pPr>
      <w:r w:rsidRPr="00AA6645">
        <w:rPr>
          <w:noProof/>
        </w:rPr>
        <w:lastRenderedPageBreak/>
        <mc:AlternateContent>
          <mc:Choice Requires="wps">
            <w:drawing>
              <wp:anchor distT="0" distB="0" distL="114300" distR="114300" simplePos="0" relativeHeight="251672576" behindDoc="0" locked="0" layoutInCell="1" allowOverlap="1" wp14:anchorId="52CB92BA" wp14:editId="66C8BCBD">
                <wp:simplePos x="0" y="0"/>
                <wp:positionH relativeFrom="column">
                  <wp:posOffset>1905</wp:posOffset>
                </wp:positionH>
                <wp:positionV relativeFrom="paragraph">
                  <wp:posOffset>-17145</wp:posOffset>
                </wp:positionV>
                <wp:extent cx="342900" cy="2667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BB70E0" w14:textId="77777777" w:rsidR="009B7D82" w:rsidRPr="002D6883" w:rsidRDefault="009B7D82" w:rsidP="00342494">
                            <w:pPr>
                              <w:rPr>
                                <w:b/>
                                <w:lang w:val="fr-CH"/>
                              </w:rPr>
                            </w:pPr>
                            <w:r w:rsidRPr="002D6883">
                              <w:rPr>
                                <w:b/>
                                <w:lang w:val="fr-CH"/>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2CB92BA" id="Text Box 73" o:spid="_x0000_s1030" type="#_x0000_t202" style="position:absolute;margin-left:.15pt;margin-top:-1.35pt;width:27pt;height:2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" fillcolor="white [3201]" stroked="f" strokeweight=".5pt">
                <v:textbox>
                  <w:txbxContent>
                    <w:p w14:paraId="43BB70E0" w14:textId="77777777" w:rsidR="009D20F4" w:rsidRPr="002D6883" w:rsidRDefault="009D20F4" w:rsidP="00342494">
                      <w:pPr>
                        <w:rPr>
                          <w:b/>
                          <w:lang w:val="fr-CH"/>
                        </w:rPr>
                      </w:pPr>
                      <w:r w:rsidRPr="002D6883">
                        <w:rPr>
                          <w:b/>
                          <w:lang w:val="fr-CH"/>
                        </w:rPr>
                        <w:t>A</w:t>
                      </w:r>
                    </w:p>
                  </w:txbxContent>
                </v:textbox>
              </v:shape>
            </w:pict>
          </mc:Fallback>
        </mc:AlternateContent>
      </w:r>
      <w:r w:rsidR="005A4C78" w:rsidRPr="00AA6645">
        <w:rPr>
          <w:noProof/>
        </w:rPr>
        <w:drawing>
          <wp:inline distT="0" distB="0" distL="0" distR="0" wp14:anchorId="3DFD9054" wp14:editId="4396AF0C">
            <wp:extent cx="5972810" cy="32746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3274695"/>
                    </a:xfrm>
                    <a:prstGeom prst="rect">
                      <a:avLst/>
                    </a:prstGeom>
                  </pic:spPr>
                </pic:pic>
              </a:graphicData>
            </a:graphic>
          </wp:inline>
        </w:drawing>
      </w:r>
    </w:p>
    <w:p w14:paraId="08196892" w14:textId="77777777" w:rsidR="002D128A" w:rsidRPr="00AA6645" w:rsidRDefault="002D128A" w:rsidP="001576C5">
      <w:pPr>
        <w:keepNext/>
      </w:pPr>
    </w:p>
    <w:p w14:paraId="51CD5FA9" w14:textId="77777777" w:rsidR="002D128A" w:rsidRPr="00AA6645" w:rsidRDefault="002D128A" w:rsidP="001576C5">
      <w:pPr>
        <w:keepNext/>
      </w:pPr>
    </w:p>
    <w:p w14:paraId="4EDBC031" w14:textId="77777777" w:rsidR="001576C5" w:rsidRPr="00AA6645" w:rsidRDefault="001576C5" w:rsidP="001576C5">
      <w:pPr>
        <w:keepNext/>
      </w:pPr>
      <w:r w:rsidRPr="00AA6645">
        <w:rPr>
          <w:noProof/>
        </w:rPr>
        <mc:AlternateContent>
          <mc:Choice Requires="wps">
            <w:drawing>
              <wp:anchor distT="0" distB="0" distL="114300" distR="114300" simplePos="0" relativeHeight="251670528" behindDoc="0" locked="0" layoutInCell="1" allowOverlap="1" wp14:anchorId="06C6329C" wp14:editId="7C903694">
                <wp:simplePos x="0" y="0"/>
                <wp:positionH relativeFrom="column">
                  <wp:posOffset>-966</wp:posOffset>
                </wp:positionH>
                <wp:positionV relativeFrom="paragraph">
                  <wp:posOffset>2945130</wp:posOffset>
                </wp:positionV>
                <wp:extent cx="604299" cy="135558"/>
                <wp:effectExtent l="0" t="0" r="5715" b="0"/>
                <wp:wrapNone/>
                <wp:docPr id="66" name="Text Box 66"/>
                <wp:cNvGraphicFramePr/>
                <a:graphic xmlns:a="http://schemas.openxmlformats.org/drawingml/2006/main">
                  <a:graphicData uri="http://schemas.microsoft.com/office/word/2010/wordprocessingShape">
                    <wps:wsp>
                      <wps:cNvSpPr txBox="1"/>
                      <wps:spPr>
                        <a:xfrm>
                          <a:off x="0" y="0"/>
                          <a:ext cx="604299" cy="13555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F0404" w14:textId="77777777" w:rsidR="009B7D82" w:rsidRDefault="009B7D82" w:rsidP="001576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6C6329C" id="Text Box 66" o:spid="_x0000_s1031" type="#_x0000_t202" style="position:absolute;margin-left:-.1pt;margin-top:231.9pt;width:47.6pt;height:10.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" fillcolor="white [3212]" stroked="f" strokeweight=".5pt">
                <v:textbox>
                  <w:txbxContent>
                    <w:p w14:paraId="00FF0404" w14:textId="77777777" w:rsidR="009D20F4" w:rsidRDefault="009D20F4" w:rsidP="001576C5"/>
                  </w:txbxContent>
                </v:textbox>
              </v:shape>
            </w:pict>
          </mc:Fallback>
        </mc:AlternateContent>
      </w:r>
      <w:r w:rsidR="00342494" w:rsidRPr="00AA6645">
        <w:rPr>
          <w:noProof/>
        </w:rPr>
        <mc:AlternateContent>
          <mc:Choice Requires="wps">
            <w:drawing>
              <wp:anchor distT="0" distB="0" distL="114300" distR="114300" simplePos="0" relativeHeight="251674624" behindDoc="0" locked="0" layoutInCell="1" allowOverlap="1" wp14:anchorId="438AB68A" wp14:editId="3B899FD4">
                <wp:simplePos x="0" y="0"/>
                <wp:positionH relativeFrom="column">
                  <wp:posOffset>-1298</wp:posOffset>
                </wp:positionH>
                <wp:positionV relativeFrom="paragraph">
                  <wp:posOffset>3617</wp:posOffset>
                </wp:positionV>
                <wp:extent cx="342900" cy="4191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3429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C4571" w14:textId="77777777" w:rsidR="009B7D82" w:rsidRPr="002D6883" w:rsidRDefault="009B7D82" w:rsidP="00342494">
                            <w:pPr>
                              <w:rPr>
                                <w:b/>
                                <w:lang w:val="fr-CH"/>
                              </w:rPr>
                            </w:pPr>
                            <w:r>
                              <w:rPr>
                                <w:b/>
                                <w:lang w:val="fr-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38AB68A" id="Text Box 74" o:spid="_x0000_s1032" type="#_x0000_t202" style="position:absolute;margin-left:-.1pt;margin-top:.3pt;width:27pt;height:3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" fillcolor="white [3201]" stroked="f" strokeweight=".5pt">
                <v:textbox>
                  <w:txbxContent>
                    <w:p w14:paraId="71AC4571" w14:textId="77777777" w:rsidR="009D20F4" w:rsidRPr="002D6883" w:rsidRDefault="009D20F4" w:rsidP="00342494">
                      <w:pPr>
                        <w:rPr>
                          <w:b/>
                          <w:lang w:val="fr-CH"/>
                        </w:rPr>
                      </w:pPr>
                      <w:r>
                        <w:rPr>
                          <w:b/>
                          <w:lang w:val="fr-CH"/>
                        </w:rPr>
                        <w:t>B</w:t>
                      </w:r>
                    </w:p>
                  </w:txbxContent>
                </v:textbox>
              </v:shape>
            </w:pict>
          </mc:Fallback>
        </mc:AlternateContent>
      </w:r>
      <w:r w:rsidRPr="00AA6645">
        <w:rPr>
          <w:noProof/>
        </w:rPr>
        <w:drawing>
          <wp:inline distT="0" distB="0" distL="0" distR="0" wp14:anchorId="29C55DBC" wp14:editId="13A9C759">
            <wp:extent cx="5972810" cy="306959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069590"/>
                    </a:xfrm>
                    <a:prstGeom prst="rect">
                      <a:avLst/>
                    </a:prstGeom>
                  </pic:spPr>
                </pic:pic>
              </a:graphicData>
            </a:graphic>
          </wp:inline>
        </w:drawing>
      </w:r>
    </w:p>
    <w:p w14:paraId="5F6903EC" w14:textId="6387718B" w:rsidR="001576C5" w:rsidRPr="00AA6645" w:rsidRDefault="001576C5" w:rsidP="001576C5">
      <w:pPr>
        <w:pStyle w:val="Caption"/>
        <w:jc w:val="center"/>
      </w:pPr>
      <w:r w:rsidRPr="00AA6645">
        <w:t xml:space="preserve">Figure </w:t>
      </w:r>
      <w:r w:rsidR="00B24D25">
        <w:fldChar w:fldCharType="begin"/>
      </w:r>
      <w:r w:rsidR="00B24D25">
        <w:instrText xml:space="preserve"> SEQ Figure \* ARABIC </w:instrText>
      </w:r>
      <w:r w:rsidR="00B24D25">
        <w:fldChar w:fldCharType="separate"/>
      </w:r>
      <w:r w:rsidR="00B24D25">
        <w:rPr>
          <w:noProof/>
        </w:rPr>
        <w:t>2</w:t>
      </w:r>
      <w:r w:rsidR="00B24D25">
        <w:rPr>
          <w:noProof/>
        </w:rPr>
        <w:fldChar w:fldCharType="end"/>
      </w:r>
      <w:r w:rsidRPr="00AA6645">
        <w:t>:</w:t>
      </w:r>
      <w:r w:rsidR="00B460C1" w:rsidRPr="00AA6645">
        <w:t xml:space="preserve"> </w:t>
      </w:r>
      <w:r w:rsidR="00B460C1" w:rsidRPr="00AA6645">
        <w:rPr>
          <w:b/>
        </w:rPr>
        <w:t>Cladogram specific to bumble and honey bees, inferred by LG model.</w:t>
      </w:r>
      <w:r w:rsidRPr="00AA6645">
        <w:t xml:space="preserve"> </w:t>
      </w:r>
      <w:r w:rsidR="00D2070C" w:rsidRPr="00AA6645">
        <w:t xml:space="preserve">A: </w:t>
      </w:r>
      <w:r w:rsidR="00BA46D1" w:rsidRPr="00AA6645">
        <w:t>1048 gene family (negative result)</w:t>
      </w:r>
      <w:r w:rsidR="00B460C1" w:rsidRPr="00AA6645">
        <w:t>;</w:t>
      </w:r>
      <w:r w:rsidR="00BA46D1" w:rsidRPr="00AA6645">
        <w:t xml:space="preserve"> </w:t>
      </w:r>
      <w:r w:rsidR="00D2070C" w:rsidRPr="00AA6645">
        <w:t xml:space="preserve">B: </w:t>
      </w:r>
      <w:r w:rsidRPr="00AA6645">
        <w:t>1058 gene family</w:t>
      </w:r>
      <w:r w:rsidR="00D2070C" w:rsidRPr="00AA6645">
        <w:t xml:space="preserve">. A and B: </w:t>
      </w:r>
      <w:r w:rsidR="00351C0C" w:rsidRPr="00AA6645">
        <w:t>50 random BLAST hits and 5 reference genomes were used for those analy</w:t>
      </w:r>
      <w:r w:rsidR="007C2853" w:rsidRPr="00AA6645">
        <w:t>se</w:t>
      </w:r>
      <w:r w:rsidR="00351C0C" w:rsidRPr="00AA6645">
        <w:t>s; e</w:t>
      </w:r>
      <w:r w:rsidRPr="00AA6645">
        <w:t>ach random BLAST hits are presented by the name of the species, followed by the protein identifier and the hierarchical taxonomy dist</w:t>
      </w:r>
      <w:r w:rsidR="00D2070C" w:rsidRPr="00AA6645">
        <w:t>ance; r</w:t>
      </w:r>
      <w:r w:rsidRPr="00AA6645">
        <w:t>eference genomes contain only the strain and the protein identifier.</w:t>
      </w:r>
    </w:p>
    <w:p w14:paraId="5AC852B1" w14:textId="77777777" w:rsidR="002B56DD" w:rsidRPr="00AA6645" w:rsidRDefault="002B56DD" w:rsidP="00B633B5">
      <w:pPr>
        <w:jc w:val="both"/>
      </w:pPr>
    </w:p>
    <w:p w14:paraId="521947F6" w14:textId="77777777" w:rsidR="002D128A" w:rsidRPr="00AA6645" w:rsidRDefault="002D128A" w:rsidP="002D128A">
      <w:pPr>
        <w:pStyle w:val="Heading2"/>
        <w:rPr>
          <w:rFonts w:asciiTheme="minorHAnsi" w:hAnsiTheme="minorHAnsi"/>
        </w:rPr>
      </w:pPr>
      <w:r w:rsidRPr="00AA6645">
        <w:rPr>
          <w:rFonts w:asciiTheme="minorHAnsi" w:hAnsiTheme="minorHAnsi"/>
        </w:rPr>
        <w:lastRenderedPageBreak/>
        <w:t>Map gene family into genomic island</w:t>
      </w:r>
    </w:p>
    <w:p w14:paraId="2EEA8548" w14:textId="536E4B09" w:rsidR="002D128A" w:rsidRDefault="007C2853" w:rsidP="006A04FC">
      <w:pPr>
        <w:spacing w:after="0"/>
        <w:jc w:val="both"/>
      </w:pPr>
      <w:r w:rsidRPr="00AA6645">
        <w:t xml:space="preserve">To confirm </w:t>
      </w:r>
      <w:r w:rsidR="00DF1925" w:rsidRPr="00AA6645">
        <w:t>HGT process for the different gene family candidates, geno</w:t>
      </w:r>
      <w:r w:rsidRPr="00AA6645">
        <w:t xml:space="preserve">mic islands are inferred by </w:t>
      </w:r>
      <w:r w:rsidR="00DF1925" w:rsidRPr="00AA6645">
        <w:t>Sighunt and IslandViewer</w:t>
      </w:r>
      <w:r w:rsidRPr="00AA6645">
        <w:t xml:space="preserve"> prediction tools</w:t>
      </w:r>
      <w:r w:rsidR="00DF1925" w:rsidRPr="00AA6645">
        <w:t xml:space="preserve">. </w:t>
      </w:r>
      <w:r w:rsidRPr="00AA6645">
        <w:t>We hypothesized that</w:t>
      </w:r>
      <w:r w:rsidR="00DF1925" w:rsidRPr="00AA6645">
        <w:t xml:space="preserve"> different candidates acquired by HGT are clustered in the same genomic island. For this purpose, the gene families are mapped into </w:t>
      </w:r>
      <w:r w:rsidR="00680E6B">
        <w:t xml:space="preserve">their </w:t>
      </w:r>
      <w:r w:rsidR="00DF1925" w:rsidRPr="00AA6645">
        <w:t>reference genomes.</w:t>
      </w:r>
    </w:p>
    <w:p w14:paraId="405567F2" w14:textId="77777777" w:rsidR="001274DB" w:rsidRPr="00AA6645" w:rsidRDefault="001274DB" w:rsidP="006A04FC">
      <w:pPr>
        <w:spacing w:after="0"/>
        <w:jc w:val="both"/>
      </w:pPr>
    </w:p>
    <w:p w14:paraId="7607D79F" w14:textId="4D0C2C8F" w:rsidR="00DF1925" w:rsidRDefault="006A04FC" w:rsidP="006A04FC">
      <w:pPr>
        <w:spacing w:after="0"/>
        <w:jc w:val="both"/>
      </w:pPr>
      <w:r w:rsidRPr="00AA6645">
        <w:t xml:space="preserve">L183 is used as honey reference genome, while two reference genomes (F245 and F237) are used for the bumble group. </w:t>
      </w:r>
      <w:r w:rsidR="005965F2">
        <w:t>We chose those reference genomes because of</w:t>
      </w:r>
      <w:r w:rsidRPr="00AA6645">
        <w:t xml:space="preserve"> the limitation of both tools which unexpectedly </w:t>
      </w:r>
      <w:r w:rsidR="00405C6F">
        <w:t xml:space="preserve">infer the most part of reference </w:t>
      </w:r>
      <w:r w:rsidRPr="00AA6645">
        <w:t>genome</w:t>
      </w:r>
      <w:r w:rsidR="00405C6F">
        <w:t>s</w:t>
      </w:r>
      <w:r w:rsidRPr="00AA6645">
        <w:t xml:space="preserve"> as a genomic island.</w:t>
      </w:r>
      <w:r>
        <w:t xml:space="preserve"> </w:t>
      </w:r>
      <w:r w:rsidR="00DF1925" w:rsidRPr="00AA6645">
        <w:t xml:space="preserve">The results, present in </w:t>
      </w:r>
      <w:r w:rsidR="00DF1925" w:rsidRPr="00AA6645">
        <w:rPr>
          <w:b/>
        </w:rPr>
        <w:t>Supplement S</w:t>
      </w:r>
      <w:r w:rsidR="00D97FCA">
        <w:rPr>
          <w:b/>
        </w:rPr>
        <w:t>4</w:t>
      </w:r>
      <w:r w:rsidR="007C2853" w:rsidRPr="00AA6645">
        <w:t xml:space="preserve">, show dispersed HGT candidates into reference genomes. They do not </w:t>
      </w:r>
      <w:r w:rsidR="00075903">
        <w:t>cluster together in a genomic island</w:t>
      </w:r>
      <w:r w:rsidR="007C2853" w:rsidRPr="00AA6645">
        <w:t xml:space="preserve"> as expected. </w:t>
      </w:r>
      <w:r w:rsidR="00E43872" w:rsidRPr="00AA6645">
        <w:t xml:space="preserve">Even if </w:t>
      </w:r>
      <w:r w:rsidR="001D65AE">
        <w:t xml:space="preserve">a </w:t>
      </w:r>
      <w:r w:rsidR="00E43872" w:rsidRPr="00AA6645">
        <w:t xml:space="preserve">genomic island </w:t>
      </w:r>
      <w:r w:rsidR="00BC68DB">
        <w:t>is</w:t>
      </w:r>
      <w:r w:rsidR="00E43872" w:rsidRPr="00AA6645">
        <w:t xml:space="preserve"> predicted along the majority of the genome, it does not change the fact that genes are not clustering together in </w:t>
      </w:r>
      <w:r w:rsidR="00845FC7">
        <w:t xml:space="preserve">a </w:t>
      </w:r>
      <w:r w:rsidR="00B25BE1">
        <w:t xml:space="preserve">potential </w:t>
      </w:r>
      <w:r w:rsidR="00845FC7">
        <w:t>genomic island</w:t>
      </w:r>
      <w:r w:rsidR="00E43872" w:rsidRPr="00AA6645">
        <w:t xml:space="preserve">. </w:t>
      </w:r>
      <w:r w:rsidR="005A4BB9" w:rsidRPr="00AA6645">
        <w:t>To refine this step, the use of different tools</w:t>
      </w:r>
      <w:r w:rsidR="00E43872" w:rsidRPr="00AA6645">
        <w:t xml:space="preserve"> inferring more effectively </w:t>
      </w:r>
      <w:r w:rsidR="005A4BB9" w:rsidRPr="00AA6645">
        <w:t xml:space="preserve">genomic islands </w:t>
      </w:r>
      <w:r w:rsidR="00E43872" w:rsidRPr="00AA6645">
        <w:t>need</w:t>
      </w:r>
      <w:r w:rsidR="005A4BB9" w:rsidRPr="00AA6645">
        <w:t xml:space="preserve"> </w:t>
      </w:r>
      <w:r w:rsidR="00E43872" w:rsidRPr="00AA6645">
        <w:t xml:space="preserve">to </w:t>
      </w:r>
      <w:r w:rsidR="005A4BB9" w:rsidRPr="00AA6645">
        <w:t>be used.</w:t>
      </w:r>
    </w:p>
    <w:p w14:paraId="1862AC7C" w14:textId="77777777" w:rsidR="006A04FC" w:rsidRPr="00AA6645" w:rsidRDefault="006A04FC" w:rsidP="006A04FC">
      <w:pPr>
        <w:spacing w:after="0"/>
        <w:jc w:val="both"/>
      </w:pPr>
    </w:p>
    <w:p w14:paraId="25E7DF02" w14:textId="77777777" w:rsidR="005A4BB9" w:rsidRPr="00AA6645" w:rsidRDefault="005F191C" w:rsidP="005F191C">
      <w:pPr>
        <w:pStyle w:val="Heading2"/>
        <w:rPr>
          <w:rFonts w:asciiTheme="minorHAnsi" w:hAnsiTheme="minorHAnsi"/>
        </w:rPr>
      </w:pPr>
      <w:r w:rsidRPr="00AA6645">
        <w:rPr>
          <w:rFonts w:asciiTheme="minorHAnsi" w:hAnsiTheme="minorHAnsi"/>
        </w:rPr>
        <w:t xml:space="preserve">RAST function of the putative HGT </w:t>
      </w:r>
    </w:p>
    <w:p w14:paraId="4B630719" w14:textId="07F9C309" w:rsidR="00DD659B" w:rsidRPr="00AA6645" w:rsidRDefault="00E43872" w:rsidP="00DD659B">
      <w:pPr>
        <w:jc w:val="both"/>
      </w:pPr>
      <w:r w:rsidRPr="00AA6645">
        <w:t>Finally, RAST-</w:t>
      </w:r>
      <w:r w:rsidR="00D20C45" w:rsidRPr="00AA6645">
        <w:t>predicted function specific to the putative HGT gene family</w:t>
      </w:r>
      <w:r w:rsidRPr="00AA6645">
        <w:t xml:space="preserve"> are recovered</w:t>
      </w:r>
      <w:r w:rsidR="00D20C45" w:rsidRPr="00AA6645">
        <w:t xml:space="preserve">. </w:t>
      </w:r>
      <w:r w:rsidR="00467424" w:rsidRPr="00AA6645">
        <w:t xml:space="preserve">Concerning the gene family 1058, </w:t>
      </w:r>
      <w:r w:rsidR="00D20C45" w:rsidRPr="00AA6645">
        <w:t xml:space="preserve">RAST predicts </w:t>
      </w:r>
      <w:r w:rsidR="00DD659B" w:rsidRPr="00AA6645">
        <w:t xml:space="preserve">a ribosomal-protein-alanine N-acetyltransferase involved in the </w:t>
      </w:r>
      <w:ins w:id="10" w:author="Joaquim Claivaz" w:date="2017-06-05T16:08:00Z">
        <w:r w:rsidR="00550220">
          <w:t>utilization</w:t>
        </w:r>
        <w:r w:rsidR="00550220" w:rsidRPr="00AA6645">
          <w:t xml:space="preserve"> </w:t>
        </w:r>
      </w:ins>
      <w:r w:rsidR="00DD659B" w:rsidRPr="00AA6645">
        <w:t xml:space="preserve">of the </w:t>
      </w:r>
      <w:ins w:id="11" w:author="Joaquim Claivaz" w:date="2017-06-05T16:08:00Z">
        <w:r w:rsidR="00550220">
          <w:t>acyl-</w:t>
        </w:r>
      </w:ins>
      <w:r w:rsidR="00DD659B" w:rsidRPr="00AA6645">
        <w:t xml:space="preserve">coenzyme A, </w:t>
      </w:r>
      <w:r w:rsidR="004523F3" w:rsidRPr="00AA6645">
        <w:t xml:space="preserve">which is an </w:t>
      </w:r>
      <w:r w:rsidR="00DD659B" w:rsidRPr="00AA6645">
        <w:t xml:space="preserve">intermediate </w:t>
      </w:r>
      <w:ins w:id="12" w:author="Joaquim Claivaz" w:date="2017-06-05T16:09:00Z">
        <w:r w:rsidR="00550220">
          <w:t>compoud</w:t>
        </w:r>
      </w:ins>
      <w:r w:rsidR="00DD659B" w:rsidRPr="00AA6645">
        <w:t xml:space="preserve"> between the glycol</w:t>
      </w:r>
      <w:r w:rsidR="004523F3" w:rsidRPr="00AA6645">
        <w:t>ysis and Kreb</w:t>
      </w:r>
      <w:r w:rsidR="00DD659B" w:rsidRPr="00AA6645">
        <w:t xml:space="preserve">s’ cycle. Other gene families are also predicted as intermediary for energy production: </w:t>
      </w:r>
      <w:r w:rsidR="00CB1AD0" w:rsidRPr="00AA6645">
        <w:t>gene families 55 and 1086 code</w:t>
      </w:r>
      <w:r w:rsidR="00DD659B" w:rsidRPr="00AA6645">
        <w:t xml:space="preserve"> for fumarate reductase flavoprotein subunit</w:t>
      </w:r>
      <w:r w:rsidR="00715A28" w:rsidRPr="00AA6645">
        <w:t xml:space="preserve"> (intermediate enzyme of Kreb</w:t>
      </w:r>
      <w:r w:rsidR="00DD659B" w:rsidRPr="00AA6645">
        <w:t>s’ cycle) and acetyltransferase from the GNAT family (utilization of coenzyme A for acylation of different substrate), respectively. Gene families 1059 and 1099 are involved in drug resistance by beta-lactamase and activator tipA or regulator MerR</w:t>
      </w:r>
      <w:r w:rsidR="00CB1AD0" w:rsidRPr="00AA6645">
        <w:t xml:space="preserve"> transcription</w:t>
      </w:r>
      <w:r w:rsidR="00DD659B" w:rsidRPr="00AA6645">
        <w:t xml:space="preserve">, respectively. The predicted functions of gene families 1097 and 1674 are </w:t>
      </w:r>
      <w:r w:rsidR="00C726BC">
        <w:t>more ambiguous</w:t>
      </w:r>
      <w:r w:rsidR="00E34469">
        <w:t xml:space="preserve"> as they are less studied</w:t>
      </w:r>
      <w:r w:rsidR="00A76EAE">
        <w:t>. T</w:t>
      </w:r>
      <w:r w:rsidR="008D68F5" w:rsidRPr="00AA6645">
        <w:t>hey code for transcriptional regulator</w:t>
      </w:r>
      <w:r w:rsidR="00CB1AD0" w:rsidRPr="00AA6645">
        <w:t>s</w:t>
      </w:r>
      <w:r w:rsidR="008D68F5" w:rsidRPr="00AA6645">
        <w:t xml:space="preserve"> from LysR family </w:t>
      </w:r>
      <w:r w:rsidR="00CB1AD0" w:rsidRPr="00AA6645">
        <w:t xml:space="preserve">and </w:t>
      </w:r>
      <w:r w:rsidR="008D68F5" w:rsidRPr="00AA6645">
        <w:t>PadR family</w:t>
      </w:r>
      <w:r w:rsidR="00333DFA">
        <w:t>, respectively</w:t>
      </w:r>
      <w:r w:rsidR="009113EF">
        <w:t xml:space="preserve">. Both are </w:t>
      </w:r>
      <w:r w:rsidR="009E738B">
        <w:t>potentially</w:t>
      </w:r>
      <w:r w:rsidR="008D68F5" w:rsidRPr="00AA6645">
        <w:t xml:space="preserve"> involved in many pathway</w:t>
      </w:r>
      <w:r w:rsidR="00D439EE" w:rsidRPr="00AA6645">
        <w:t>s</w:t>
      </w:r>
      <w:r w:rsidR="008D68F5" w:rsidRPr="00AA6645">
        <w:t>, such as quorum sensing, virulence, motility an</w:t>
      </w:r>
      <w:r w:rsidR="00984B68">
        <w:t>d abiotic stress. Concerning</w:t>
      </w:r>
      <w:r w:rsidR="00D81D25">
        <w:t xml:space="preserve"> the other</w:t>
      </w:r>
      <w:r w:rsidR="008D68F5" w:rsidRPr="00AA6645">
        <w:t xml:space="preserve"> considered gene families present in </w:t>
      </w:r>
      <w:r w:rsidR="008D68F5" w:rsidRPr="00AA6645">
        <w:rPr>
          <w:b/>
        </w:rPr>
        <w:t>Supplement S</w:t>
      </w:r>
      <w:r w:rsidR="00D97FCA">
        <w:rPr>
          <w:b/>
        </w:rPr>
        <w:t>4</w:t>
      </w:r>
      <w:r w:rsidR="008D68F5" w:rsidRPr="00AA6645">
        <w:t>, RAST can</w:t>
      </w:r>
      <w:r w:rsidR="00D439EE" w:rsidRPr="00AA6645">
        <w:t>not</w:t>
      </w:r>
      <w:r w:rsidR="00D10498" w:rsidRPr="00AA6645">
        <w:t xml:space="preserve"> predict a precise function; </w:t>
      </w:r>
      <w:r w:rsidR="008D68F5" w:rsidRPr="00AA6645">
        <w:t xml:space="preserve">either the predicted functions among reference genomes are different or the function referred to </w:t>
      </w:r>
      <w:r w:rsidR="00D10498" w:rsidRPr="00AA6645">
        <w:t>"</w:t>
      </w:r>
      <w:r w:rsidR="008D68F5" w:rsidRPr="00AA6645">
        <w:t>hypothetical protein</w:t>
      </w:r>
      <w:r w:rsidR="00D10498" w:rsidRPr="00AA6645">
        <w:t>"</w:t>
      </w:r>
      <w:r w:rsidR="008D68F5" w:rsidRPr="00AA6645">
        <w:t>.</w:t>
      </w:r>
    </w:p>
    <w:p w14:paraId="31142CD7" w14:textId="77777777" w:rsidR="002D128A" w:rsidRPr="00AA6645" w:rsidRDefault="002D128A" w:rsidP="00B633B5">
      <w:pPr>
        <w:jc w:val="both"/>
      </w:pPr>
    </w:p>
    <w:p w14:paraId="6E08F704" w14:textId="77777777" w:rsidR="001B4275" w:rsidRPr="00AA6645" w:rsidRDefault="001B4275" w:rsidP="00B633B5">
      <w:pPr>
        <w:jc w:val="both"/>
      </w:pPr>
    </w:p>
    <w:p w14:paraId="68F93628" w14:textId="77777777" w:rsidR="001B4275" w:rsidRPr="00AA6645" w:rsidRDefault="001B4275" w:rsidP="00B633B5">
      <w:pPr>
        <w:jc w:val="both"/>
      </w:pPr>
    </w:p>
    <w:p w14:paraId="3B9F9757" w14:textId="77777777" w:rsidR="001B4275" w:rsidRPr="00AA6645" w:rsidRDefault="001B4275" w:rsidP="00B633B5">
      <w:pPr>
        <w:jc w:val="both"/>
      </w:pPr>
    </w:p>
    <w:p w14:paraId="747DB347" w14:textId="77777777" w:rsidR="001B4275" w:rsidRPr="00AA6645" w:rsidRDefault="001B4275" w:rsidP="00B633B5">
      <w:pPr>
        <w:jc w:val="both"/>
      </w:pPr>
    </w:p>
    <w:p w14:paraId="1553A05C" w14:textId="77777777" w:rsidR="001B4275" w:rsidRPr="00AA6645" w:rsidRDefault="001B4275" w:rsidP="00B633B5">
      <w:pPr>
        <w:jc w:val="both"/>
      </w:pPr>
    </w:p>
    <w:p w14:paraId="443B9CBF" w14:textId="77777777" w:rsidR="001B4275" w:rsidRPr="00AA6645" w:rsidRDefault="001B4275" w:rsidP="00B633B5">
      <w:pPr>
        <w:jc w:val="both"/>
      </w:pPr>
    </w:p>
    <w:p w14:paraId="3DF9357C" w14:textId="77777777" w:rsidR="001B4275" w:rsidRPr="00AA6645" w:rsidRDefault="001B4275" w:rsidP="00B633B5">
      <w:pPr>
        <w:jc w:val="both"/>
      </w:pPr>
    </w:p>
    <w:p w14:paraId="1C85B7AE" w14:textId="77777777" w:rsidR="001B4275" w:rsidRPr="00AA6645" w:rsidRDefault="001B4275" w:rsidP="00B633B5">
      <w:pPr>
        <w:jc w:val="both"/>
      </w:pPr>
    </w:p>
    <w:p w14:paraId="50E45BB0" w14:textId="77777777" w:rsidR="004E5766" w:rsidRPr="00AA6645" w:rsidRDefault="004E5766" w:rsidP="004E5766">
      <w:pPr>
        <w:pStyle w:val="Heading1"/>
        <w:rPr>
          <w:rFonts w:asciiTheme="minorHAnsi" w:hAnsiTheme="minorHAnsi"/>
        </w:rPr>
      </w:pPr>
      <w:r w:rsidRPr="00AA6645">
        <w:rPr>
          <w:rFonts w:asciiTheme="minorHAnsi" w:hAnsiTheme="minorHAnsi"/>
        </w:rPr>
        <w:lastRenderedPageBreak/>
        <w:t>Discussion</w:t>
      </w:r>
    </w:p>
    <w:p w14:paraId="4C7E5AD6" w14:textId="55345C38" w:rsidR="002A1A4A" w:rsidRPr="007F2494" w:rsidRDefault="00F54800" w:rsidP="00DE15F1">
      <w:pPr>
        <w:spacing w:after="0" w:line="240" w:lineRule="auto"/>
        <w:jc w:val="both"/>
        <w:rPr>
          <w:rFonts w:eastAsia="Times New Roman" w:cs="Calibri"/>
          <w:color w:val="000000"/>
        </w:rPr>
      </w:pPr>
      <w:r w:rsidRPr="007F2494">
        <w:rPr>
          <w:rFonts w:eastAsia="Times New Roman" w:cs="Calibri"/>
          <w:color w:val="000000"/>
        </w:rPr>
        <w:t xml:space="preserve">In this project, we investigated ancient HGT potentially associated with social bees gut life adaptation by searching for incongruences between the species tree and our phylogenetic trees based on protein sequences of orthologs. Moreover, we determined if </w:t>
      </w:r>
      <w:r w:rsidR="007B2BB0" w:rsidRPr="007F2494">
        <w:rPr>
          <w:rFonts w:eastAsia="Times New Roman" w:cs="Calibri"/>
          <w:color w:val="000000"/>
        </w:rPr>
        <w:t xml:space="preserve">horizontally transferred </w:t>
      </w:r>
      <w:r w:rsidRPr="007F2494">
        <w:rPr>
          <w:rFonts w:eastAsia="Times New Roman" w:cs="Calibri"/>
          <w:color w:val="000000"/>
        </w:rPr>
        <w:t xml:space="preserve">genes </w:t>
      </w:r>
      <w:r w:rsidR="00642432" w:rsidRPr="007F2494">
        <w:rPr>
          <w:rFonts w:eastAsia="Times New Roman" w:cs="Calibri"/>
          <w:color w:val="000000"/>
        </w:rPr>
        <w:t>are</w:t>
      </w:r>
      <w:r w:rsidR="00D23A9C" w:rsidRPr="007F2494">
        <w:rPr>
          <w:rFonts w:eastAsia="Times New Roman" w:cs="Calibri"/>
          <w:color w:val="000000"/>
        </w:rPr>
        <w:t xml:space="preserve"> clustering in </w:t>
      </w:r>
      <w:r w:rsidR="00EB3847" w:rsidRPr="007F2494">
        <w:rPr>
          <w:rFonts w:eastAsia="Times New Roman" w:cs="Calibri"/>
          <w:color w:val="000000"/>
        </w:rPr>
        <w:t xml:space="preserve">a </w:t>
      </w:r>
      <w:r w:rsidR="00D23A9C" w:rsidRPr="007F2494">
        <w:rPr>
          <w:rFonts w:eastAsia="Times New Roman" w:cs="Calibri"/>
          <w:color w:val="000000"/>
        </w:rPr>
        <w:t>genomic island</w:t>
      </w:r>
      <w:r w:rsidRPr="007F2494">
        <w:rPr>
          <w:rFonts w:eastAsia="Times New Roman" w:cs="Calibri"/>
          <w:color w:val="000000"/>
        </w:rPr>
        <w:t xml:space="preserve">. </w:t>
      </w:r>
    </w:p>
    <w:p w14:paraId="20322834" w14:textId="77777777" w:rsidR="007F2494" w:rsidRDefault="007F2494" w:rsidP="00DE15F1">
      <w:pPr>
        <w:spacing w:after="0" w:line="240" w:lineRule="auto"/>
        <w:jc w:val="both"/>
        <w:rPr>
          <w:rFonts w:eastAsia="Times New Roman" w:cs="Calibri"/>
          <w:color w:val="000000"/>
        </w:rPr>
      </w:pPr>
    </w:p>
    <w:p w14:paraId="7F9B59B1" w14:textId="62E7FC52" w:rsidR="007F2494" w:rsidRDefault="007F2494" w:rsidP="007F2494">
      <w:pPr>
        <w:pStyle w:val="Caption"/>
        <w:keepNext/>
        <w:jc w:val="center"/>
      </w:pPr>
      <w:r>
        <w:t xml:space="preserve">Table </w:t>
      </w:r>
      <w:r w:rsidR="00B24D25">
        <w:fldChar w:fldCharType="begin"/>
      </w:r>
      <w:r w:rsidR="00B24D25">
        <w:instrText xml:space="preserve"> SEQ Table \* ARABIC </w:instrText>
      </w:r>
      <w:r w:rsidR="00B24D25">
        <w:fldChar w:fldCharType="separate"/>
      </w:r>
      <w:r w:rsidR="00B24D25">
        <w:rPr>
          <w:noProof/>
        </w:rPr>
        <w:t>1</w:t>
      </w:r>
      <w:r w:rsidR="00B24D25">
        <w:rPr>
          <w:noProof/>
        </w:rPr>
        <w:fldChar w:fldCharType="end"/>
      </w:r>
      <w:r w:rsidRPr="00AA6645">
        <w:t xml:space="preserve">: </w:t>
      </w:r>
      <w:r>
        <w:rPr>
          <w:b/>
        </w:rPr>
        <w:t>Summary of the number of gene</w:t>
      </w:r>
      <w:r w:rsidR="008E5050">
        <w:rPr>
          <w:b/>
        </w:rPr>
        <w:t xml:space="preserve"> familie</w:t>
      </w:r>
      <w:r>
        <w:rPr>
          <w:b/>
        </w:rPr>
        <w:t>s taken into account at each step of the project</w:t>
      </w:r>
      <w:r w:rsidR="00D8273B">
        <w:rPr>
          <w:b/>
        </w:rPr>
        <w:t xml:space="preserve">. </w:t>
      </w:r>
    </w:p>
    <w:p w14:paraId="257109D6" w14:textId="2FBC7ADF" w:rsidR="00BF6F98" w:rsidRPr="007F2494" w:rsidRDefault="00B41BDD" w:rsidP="00B41BDD">
      <w:pPr>
        <w:spacing w:after="0" w:line="240" w:lineRule="auto"/>
        <w:jc w:val="center"/>
        <w:rPr>
          <w:rFonts w:eastAsia="Times New Roman" w:cs="Calibri"/>
          <w:color w:val="000000"/>
        </w:rPr>
      </w:pPr>
      <w:r w:rsidRPr="007F2494">
        <w:rPr>
          <w:rFonts w:eastAsia="Times New Roman" w:cs="Calibri"/>
          <w:noProof/>
          <w:color w:val="000000"/>
        </w:rPr>
        <w:drawing>
          <wp:inline distT="0" distB="0" distL="0" distR="0" wp14:anchorId="6CC297BF" wp14:editId="38389B1C">
            <wp:extent cx="4443095" cy="3010875"/>
            <wp:effectExtent l="0" t="0" r="190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report.png"/>
                    <pic:cNvPicPr/>
                  </pic:nvPicPr>
                  <pic:blipFill>
                    <a:blip r:embed="rId15">
                      <a:extLst>
                        <a:ext uri="{28A0092B-C50C-407E-A947-70E740481C1C}">
                          <a14:useLocalDpi xmlns:a14="http://schemas.microsoft.com/office/drawing/2010/main" val="0"/>
                        </a:ext>
                      </a:extLst>
                    </a:blip>
                    <a:stretch>
                      <a:fillRect/>
                    </a:stretch>
                  </pic:blipFill>
                  <pic:spPr>
                    <a:xfrm>
                      <a:off x="0" y="0"/>
                      <a:ext cx="4443228" cy="3010965"/>
                    </a:xfrm>
                    <a:prstGeom prst="rect">
                      <a:avLst/>
                    </a:prstGeom>
                  </pic:spPr>
                </pic:pic>
              </a:graphicData>
            </a:graphic>
          </wp:inline>
        </w:drawing>
      </w:r>
    </w:p>
    <w:p w14:paraId="6A890426" w14:textId="77777777" w:rsidR="00BF6F98" w:rsidRPr="007F2494" w:rsidRDefault="00BF6F98" w:rsidP="00DE15F1">
      <w:pPr>
        <w:spacing w:after="0" w:line="240" w:lineRule="auto"/>
        <w:jc w:val="both"/>
        <w:rPr>
          <w:rFonts w:eastAsia="Times New Roman" w:cs="Calibri"/>
          <w:color w:val="000000"/>
        </w:rPr>
      </w:pPr>
    </w:p>
    <w:p w14:paraId="397CD5BC" w14:textId="38259137" w:rsidR="00AE35DE" w:rsidRDefault="00AE35DE" w:rsidP="00AE35DE">
      <w:pPr>
        <w:spacing w:after="0" w:line="240" w:lineRule="auto"/>
        <w:jc w:val="both"/>
        <w:rPr>
          <w:rFonts w:eastAsia="Times New Roman" w:cs="Calibri"/>
          <w:color w:val="000000"/>
        </w:rPr>
      </w:pPr>
      <w:r>
        <w:rPr>
          <w:rFonts w:eastAsia="Times New Roman" w:cs="Calibri"/>
          <w:color w:val="000000"/>
        </w:rPr>
        <w:t>At each step of the project, we filtered gene families to find those acquired by HGT</w:t>
      </w:r>
      <w:r w:rsidR="00652416">
        <w:rPr>
          <w:rFonts w:eastAsia="Times New Roman" w:cs="Calibri"/>
          <w:color w:val="000000"/>
        </w:rPr>
        <w:t xml:space="preserve"> (</w:t>
      </w:r>
      <w:r w:rsidR="00652416" w:rsidRPr="00652416">
        <w:rPr>
          <w:rFonts w:eastAsia="Times New Roman" w:cs="Calibri"/>
          <w:b/>
          <w:color w:val="000000"/>
        </w:rPr>
        <w:t>Table 1</w:t>
      </w:r>
      <w:r w:rsidR="00652416">
        <w:rPr>
          <w:rFonts w:eastAsia="Times New Roman" w:cs="Calibri"/>
          <w:color w:val="000000"/>
        </w:rPr>
        <w:t>)</w:t>
      </w:r>
      <w:r>
        <w:rPr>
          <w:rFonts w:eastAsia="Times New Roman" w:cs="Calibri"/>
          <w:color w:val="000000"/>
        </w:rPr>
        <w:t>. From a total of 4307 gene families, we end</w:t>
      </w:r>
      <w:r w:rsidR="00E779D5">
        <w:rPr>
          <w:rFonts w:eastAsia="Times New Roman" w:cs="Calibri"/>
          <w:color w:val="000000"/>
        </w:rPr>
        <w:t>ed</w:t>
      </w:r>
      <w:r>
        <w:rPr>
          <w:rFonts w:eastAsia="Times New Roman" w:cs="Calibri"/>
          <w:color w:val="000000"/>
        </w:rPr>
        <w:t xml:space="preserve"> with only one HGT candidate</w:t>
      </w:r>
      <w:r w:rsidR="00F62A26">
        <w:rPr>
          <w:rFonts w:eastAsia="Times New Roman" w:cs="Calibri"/>
          <w:color w:val="000000"/>
        </w:rPr>
        <w:t xml:space="preserve"> specific to bumble and honey bees</w:t>
      </w:r>
      <w:r>
        <w:rPr>
          <w:rFonts w:eastAsia="Times New Roman" w:cs="Calibri"/>
          <w:color w:val="000000"/>
        </w:rPr>
        <w:t xml:space="preserve">: gene family 1058. </w:t>
      </w:r>
    </w:p>
    <w:p w14:paraId="4142C498" w14:textId="77777777" w:rsidR="00AE35DE" w:rsidRDefault="00AE35DE" w:rsidP="00DE15F1">
      <w:pPr>
        <w:spacing w:after="0" w:line="240" w:lineRule="auto"/>
        <w:jc w:val="both"/>
        <w:rPr>
          <w:rFonts w:eastAsia="Times New Roman" w:cs="Calibri"/>
          <w:color w:val="000000"/>
        </w:rPr>
      </w:pPr>
    </w:p>
    <w:p w14:paraId="266F9DBC" w14:textId="7FE8F86E" w:rsidR="002A1A4A" w:rsidRDefault="002A1A4A" w:rsidP="00DE15F1">
      <w:pPr>
        <w:spacing w:after="0" w:line="240" w:lineRule="auto"/>
        <w:jc w:val="both"/>
        <w:rPr>
          <w:ins w:id="13" w:author="Joaquim Claivaz" w:date="2017-06-05T16:09:00Z"/>
          <w:rFonts w:eastAsia="Times New Roman" w:cs="Calibri"/>
          <w:color w:val="000000"/>
        </w:rPr>
      </w:pPr>
      <w:r w:rsidRPr="007F2494">
        <w:rPr>
          <w:rFonts w:eastAsia="Times New Roman" w:cs="Calibri"/>
          <w:color w:val="000000"/>
        </w:rPr>
        <w:t xml:space="preserve">Gene family 1058 is the best putative HGT. Regarding the phylogenetic tree, we observe that there is a clade containing the majority of </w:t>
      </w:r>
      <w:r w:rsidRPr="007F2494">
        <w:rPr>
          <w:rFonts w:eastAsia="Times New Roman" w:cs="Calibri"/>
          <w:i/>
          <w:color w:val="000000"/>
        </w:rPr>
        <w:t>Lactobacillus sp</w:t>
      </w:r>
      <w:r w:rsidRPr="007F2494">
        <w:rPr>
          <w:rFonts w:eastAsia="Times New Roman" w:cs="Calibri"/>
          <w:color w:val="000000"/>
        </w:rPr>
        <w:t xml:space="preserve">. in addition to </w:t>
      </w:r>
      <w:r w:rsidRPr="007F2494">
        <w:rPr>
          <w:rFonts w:eastAsia="Times New Roman" w:cs="Calibri"/>
          <w:i/>
          <w:color w:val="000000"/>
        </w:rPr>
        <w:t>Bifidobacterium sp</w:t>
      </w:r>
      <w:r w:rsidR="00BB0FF0">
        <w:rPr>
          <w:rFonts w:eastAsia="Times New Roman" w:cs="Calibri"/>
          <w:color w:val="000000"/>
        </w:rPr>
        <w:t>. Interestingly, F</w:t>
      </w:r>
      <w:r w:rsidRPr="007F2494">
        <w:rPr>
          <w:rFonts w:eastAsia="Times New Roman" w:cs="Calibri"/>
          <w:color w:val="000000"/>
        </w:rPr>
        <w:t xml:space="preserve">irm-5 specific to bumble is closely-related to </w:t>
      </w:r>
      <w:r w:rsidRPr="007F2494">
        <w:rPr>
          <w:rFonts w:eastAsia="Times New Roman" w:cs="Calibri"/>
          <w:i/>
          <w:color w:val="000000"/>
        </w:rPr>
        <w:t>Bifidobacterium sp</w:t>
      </w:r>
      <w:r w:rsidRPr="007F2494">
        <w:rPr>
          <w:rFonts w:eastAsia="Times New Roman" w:cs="Calibri"/>
          <w:color w:val="000000"/>
        </w:rPr>
        <w:t xml:space="preserve">. However, Firm-5 specific to honey is more divergent from Firm-5 specific to bumble. It suggests that </w:t>
      </w:r>
      <w:r w:rsidR="005B1A9E" w:rsidRPr="007F2494">
        <w:rPr>
          <w:rFonts w:eastAsia="Times New Roman" w:cs="Calibri"/>
          <w:color w:val="000000"/>
        </w:rPr>
        <w:t xml:space="preserve">the HGT event may happen between </w:t>
      </w:r>
      <w:r w:rsidR="005B1A9E" w:rsidRPr="007F2494">
        <w:rPr>
          <w:rFonts w:eastAsia="Times New Roman" w:cs="Calibri"/>
          <w:i/>
          <w:color w:val="000000"/>
        </w:rPr>
        <w:t>Bifidobacterium sp.</w:t>
      </w:r>
      <w:r w:rsidR="005B1A9E" w:rsidRPr="007F2494">
        <w:rPr>
          <w:rFonts w:eastAsia="Times New Roman" w:cs="Calibri"/>
          <w:color w:val="000000"/>
        </w:rPr>
        <w:t xml:space="preserve"> and Firm-5 specific to bumble. </w:t>
      </w:r>
      <w:r w:rsidR="00626A9D" w:rsidRPr="007F2494">
        <w:rPr>
          <w:rFonts w:eastAsia="Times New Roman" w:cs="Calibri"/>
          <w:color w:val="000000"/>
        </w:rPr>
        <w:t xml:space="preserve">It is more likely that HGT occur from Firm-5 specific to bumble to </w:t>
      </w:r>
      <w:r w:rsidR="00626A9D" w:rsidRPr="007F2494">
        <w:rPr>
          <w:rFonts w:eastAsia="Times New Roman" w:cs="Calibri"/>
          <w:i/>
          <w:color w:val="000000"/>
        </w:rPr>
        <w:t>Bifidobacterium sp</w:t>
      </w:r>
      <w:r w:rsidR="00626A9D" w:rsidRPr="007F2494">
        <w:rPr>
          <w:rFonts w:eastAsia="Times New Roman" w:cs="Calibri"/>
          <w:color w:val="000000"/>
        </w:rPr>
        <w:t>. Indeed, there is no o</w:t>
      </w:r>
      <w:r w:rsidR="00066A56" w:rsidRPr="007F2494">
        <w:rPr>
          <w:rFonts w:eastAsia="Times New Roman" w:cs="Calibri"/>
          <w:color w:val="000000"/>
        </w:rPr>
        <w:t xml:space="preserve">ther </w:t>
      </w:r>
      <w:r w:rsidR="00066A56" w:rsidRPr="007F2494">
        <w:rPr>
          <w:rFonts w:eastAsia="Times New Roman" w:cs="Calibri"/>
          <w:i/>
          <w:color w:val="000000"/>
        </w:rPr>
        <w:t>Bifidobacterium sp</w:t>
      </w:r>
      <w:r w:rsidR="00066A56" w:rsidRPr="007F2494">
        <w:rPr>
          <w:rFonts w:eastAsia="Times New Roman" w:cs="Calibri"/>
          <w:color w:val="000000"/>
        </w:rPr>
        <w:t xml:space="preserve">. in the lineage containing most </w:t>
      </w:r>
      <w:r w:rsidR="00066A56" w:rsidRPr="007F2494">
        <w:rPr>
          <w:rFonts w:eastAsia="Times New Roman" w:cs="Calibri"/>
          <w:i/>
          <w:color w:val="000000"/>
        </w:rPr>
        <w:t>Lactobacillus sp</w:t>
      </w:r>
      <w:r w:rsidR="00626A9D" w:rsidRPr="007F2494">
        <w:rPr>
          <w:rFonts w:eastAsia="Times New Roman" w:cs="Calibri"/>
          <w:color w:val="000000"/>
        </w:rPr>
        <w:t xml:space="preserve">. </w:t>
      </w:r>
      <w:r w:rsidR="002B624B" w:rsidRPr="007F2494">
        <w:rPr>
          <w:rFonts w:eastAsia="Times New Roman" w:cs="Calibri"/>
          <w:color w:val="000000"/>
        </w:rPr>
        <w:t xml:space="preserve">To confirm, we could infer </w:t>
      </w:r>
      <w:r w:rsidR="0034343F" w:rsidRPr="007F2494">
        <w:rPr>
          <w:rFonts w:eastAsia="Times New Roman" w:cs="Calibri"/>
          <w:color w:val="000000"/>
        </w:rPr>
        <w:t xml:space="preserve">a </w:t>
      </w:r>
      <w:r w:rsidR="002B624B" w:rsidRPr="007F2494">
        <w:rPr>
          <w:rFonts w:eastAsia="Times New Roman" w:cs="Calibri"/>
          <w:color w:val="000000"/>
        </w:rPr>
        <w:t xml:space="preserve">phylogenetic tree based on protein (or nucleotidic) sequences of </w:t>
      </w:r>
      <w:r w:rsidR="002B624B" w:rsidRPr="007F2494">
        <w:rPr>
          <w:rFonts w:eastAsia="Times New Roman" w:cs="Calibri"/>
          <w:i/>
          <w:color w:val="000000"/>
        </w:rPr>
        <w:t>Bifidobacterium sp</w:t>
      </w:r>
      <w:r w:rsidR="002B624B" w:rsidRPr="007F2494">
        <w:rPr>
          <w:rFonts w:eastAsia="Times New Roman" w:cs="Calibri"/>
          <w:color w:val="000000"/>
        </w:rPr>
        <w:t xml:space="preserve">. and all Firm-5 strains. </w:t>
      </w:r>
      <w:r w:rsidR="0034343F" w:rsidRPr="007F2494">
        <w:rPr>
          <w:rFonts w:eastAsia="Times New Roman" w:cs="Calibri"/>
          <w:color w:val="000000"/>
        </w:rPr>
        <w:t>It would give insight into potential co-evol</w:t>
      </w:r>
      <w:r w:rsidR="00126E32" w:rsidRPr="007F2494">
        <w:rPr>
          <w:rFonts w:eastAsia="Times New Roman" w:cs="Calibri"/>
          <w:color w:val="000000"/>
        </w:rPr>
        <w:t xml:space="preserve">ution between those strains, </w:t>
      </w:r>
      <w:r w:rsidR="00834303" w:rsidRPr="007F2494">
        <w:rPr>
          <w:rFonts w:eastAsia="Times New Roman" w:cs="Calibri"/>
          <w:color w:val="000000"/>
        </w:rPr>
        <w:t>unique</w:t>
      </w:r>
      <w:r w:rsidR="00126E32" w:rsidRPr="007F2494">
        <w:rPr>
          <w:rFonts w:eastAsia="Times New Roman" w:cs="Calibri"/>
          <w:color w:val="000000"/>
        </w:rPr>
        <w:t xml:space="preserve"> event of HGT or </w:t>
      </w:r>
      <w:r w:rsidR="0034343F" w:rsidRPr="007F2494">
        <w:rPr>
          <w:rFonts w:eastAsia="Times New Roman" w:cs="Calibri"/>
          <w:color w:val="000000"/>
        </w:rPr>
        <w:t xml:space="preserve">HGT occurring several times between them. </w:t>
      </w:r>
      <w:r w:rsidR="00081220" w:rsidRPr="007F2494">
        <w:rPr>
          <w:rFonts w:eastAsia="Times New Roman" w:cs="Calibri"/>
          <w:color w:val="000000"/>
        </w:rPr>
        <w:t>All other HGT gene family candidates</w:t>
      </w:r>
      <w:r w:rsidR="00467AEF" w:rsidRPr="007F2494">
        <w:rPr>
          <w:rFonts w:eastAsia="Times New Roman" w:cs="Calibri"/>
          <w:color w:val="000000"/>
        </w:rPr>
        <w:t xml:space="preserve"> cannot allow us to attest to HGT event. </w:t>
      </w:r>
    </w:p>
    <w:p w14:paraId="2F3265BE" w14:textId="77777777" w:rsidR="00467AEF" w:rsidRPr="007F2494" w:rsidRDefault="00467AEF" w:rsidP="00DE15F1">
      <w:pPr>
        <w:spacing w:after="0" w:line="240" w:lineRule="auto"/>
        <w:jc w:val="both"/>
        <w:rPr>
          <w:rFonts w:eastAsia="Times New Roman" w:cs="Calibri"/>
          <w:color w:val="000000"/>
        </w:rPr>
      </w:pPr>
    </w:p>
    <w:p w14:paraId="2302EE8B" w14:textId="032B1C95" w:rsidR="002A1A4A" w:rsidRPr="007F2494" w:rsidRDefault="00467AEF" w:rsidP="00DE15F1">
      <w:pPr>
        <w:spacing w:after="0" w:line="240" w:lineRule="auto"/>
        <w:jc w:val="both"/>
      </w:pPr>
      <w:r w:rsidRPr="007F2494">
        <w:rPr>
          <w:rFonts w:eastAsia="Times New Roman" w:cs="Calibri"/>
          <w:color w:val="000000"/>
        </w:rPr>
        <w:t>In this project, there are several limitations to assess reliable phylogenetic tree results. First of all, the use of outgroup to root the t</w:t>
      </w:r>
      <w:r w:rsidR="00FA0D8F" w:rsidRPr="007F2494">
        <w:rPr>
          <w:rFonts w:eastAsia="Times New Roman" w:cs="Calibri"/>
          <w:color w:val="000000"/>
        </w:rPr>
        <w:t>r</w:t>
      </w:r>
      <w:r w:rsidRPr="007F2494">
        <w:rPr>
          <w:rFonts w:eastAsia="Times New Roman" w:cs="Calibri"/>
          <w:color w:val="000000"/>
        </w:rPr>
        <w:t xml:space="preserve">ee would be necessary </w:t>
      </w:r>
      <w:r w:rsidR="00FA0D8F" w:rsidRPr="007F2494">
        <w:rPr>
          <w:rFonts w:eastAsia="Times New Roman" w:cs="Calibri"/>
          <w:color w:val="000000"/>
        </w:rPr>
        <w:t>since</w:t>
      </w:r>
      <w:r w:rsidRPr="007F2494">
        <w:rPr>
          <w:rFonts w:eastAsia="Times New Roman" w:cs="Calibri"/>
          <w:color w:val="000000"/>
        </w:rPr>
        <w:t xml:space="preserve"> tree topology depends on the root</w:t>
      </w:r>
      <w:r w:rsidR="00E85ED4" w:rsidRPr="007F2494">
        <w:rPr>
          <w:rFonts w:eastAsia="Times New Roman" w:cs="Calibri"/>
          <w:color w:val="000000"/>
        </w:rPr>
        <w:t>ing process</w:t>
      </w:r>
      <w:r w:rsidRPr="007F2494">
        <w:rPr>
          <w:rFonts w:eastAsia="Times New Roman" w:cs="Calibri"/>
          <w:color w:val="000000"/>
        </w:rPr>
        <w:t xml:space="preserve">. </w:t>
      </w:r>
      <w:r w:rsidR="00ED79CF" w:rsidRPr="007F2494">
        <w:rPr>
          <w:rFonts w:eastAsia="Times New Roman" w:cs="Calibri"/>
          <w:color w:val="000000"/>
        </w:rPr>
        <w:t>We could use the worst hit of blast results as</w:t>
      </w:r>
      <w:r w:rsidR="00EF19E4" w:rsidRPr="007F2494">
        <w:rPr>
          <w:rFonts w:eastAsia="Times New Roman" w:cs="Calibri"/>
          <w:color w:val="000000"/>
        </w:rPr>
        <w:t xml:space="preserve"> a</w:t>
      </w:r>
      <w:r w:rsidR="00ED79CF" w:rsidRPr="007F2494">
        <w:rPr>
          <w:rFonts w:eastAsia="Times New Roman" w:cs="Calibri"/>
          <w:color w:val="000000"/>
        </w:rPr>
        <w:t xml:space="preserve"> </w:t>
      </w:r>
      <w:r w:rsidR="00EF19E4" w:rsidRPr="007F2494">
        <w:rPr>
          <w:rFonts w:eastAsia="Times New Roman" w:cs="Calibri"/>
          <w:color w:val="000000"/>
        </w:rPr>
        <w:t xml:space="preserve">defined </w:t>
      </w:r>
      <w:r w:rsidR="00ED79CF" w:rsidRPr="007F2494">
        <w:rPr>
          <w:rFonts w:eastAsia="Times New Roman" w:cs="Calibri"/>
          <w:color w:val="000000"/>
        </w:rPr>
        <w:t xml:space="preserve">outgroup root. </w:t>
      </w:r>
      <w:r w:rsidR="005E4ED1" w:rsidRPr="007F2494">
        <w:rPr>
          <w:rFonts w:eastAsia="Times New Roman" w:cs="Calibri"/>
          <w:color w:val="000000"/>
        </w:rPr>
        <w:t xml:space="preserve">Moreover, increasing the number of considered sequences would result in </w:t>
      </w:r>
      <w:r w:rsidR="00C90461" w:rsidRPr="007F2494">
        <w:rPr>
          <w:rFonts w:eastAsia="Times New Roman" w:cs="Calibri"/>
          <w:color w:val="000000"/>
        </w:rPr>
        <w:t xml:space="preserve">a </w:t>
      </w:r>
      <w:r w:rsidR="005E4ED1" w:rsidRPr="007F2494">
        <w:rPr>
          <w:rFonts w:eastAsia="Times New Roman" w:cs="Calibri"/>
          <w:color w:val="000000"/>
        </w:rPr>
        <w:t xml:space="preserve">better </w:t>
      </w:r>
      <w:r w:rsidR="005C3C95" w:rsidRPr="007F2494">
        <w:rPr>
          <w:rFonts w:eastAsia="Times New Roman" w:cs="Calibri"/>
          <w:color w:val="000000"/>
        </w:rPr>
        <w:t>resolution of</w:t>
      </w:r>
      <w:r w:rsidR="003B720C" w:rsidRPr="007F2494">
        <w:rPr>
          <w:rFonts w:eastAsia="Times New Roman" w:cs="Calibri"/>
          <w:color w:val="000000"/>
        </w:rPr>
        <w:t xml:space="preserve"> </w:t>
      </w:r>
      <w:r w:rsidR="005E4ED1" w:rsidRPr="007F2494">
        <w:rPr>
          <w:rFonts w:eastAsia="Times New Roman" w:cs="Calibri"/>
          <w:color w:val="000000"/>
        </w:rPr>
        <w:t>phylogenetic trees</w:t>
      </w:r>
      <w:r w:rsidR="004204A8" w:rsidRPr="007F2494">
        <w:rPr>
          <w:rFonts w:eastAsia="Times New Roman" w:cs="Calibri"/>
          <w:color w:val="000000"/>
        </w:rPr>
        <w:t xml:space="preserve"> (</w:t>
      </w:r>
      <w:r w:rsidR="00722F87" w:rsidRPr="007F2494">
        <w:rPr>
          <w:rFonts w:eastAsia="Times New Roman" w:cs="Calibri"/>
          <w:color w:val="000000"/>
        </w:rPr>
        <w:t xml:space="preserve">using </w:t>
      </w:r>
      <w:r w:rsidR="004204A8" w:rsidRPr="007F2494">
        <w:rPr>
          <w:rFonts w:eastAsia="Times New Roman" w:cs="Calibri"/>
          <w:color w:val="000000"/>
        </w:rPr>
        <w:t>bootstrapping process)</w:t>
      </w:r>
      <w:r w:rsidR="005E4ED1" w:rsidRPr="007F2494">
        <w:rPr>
          <w:rFonts w:eastAsia="Times New Roman" w:cs="Calibri"/>
          <w:color w:val="000000"/>
        </w:rPr>
        <w:t xml:space="preserve">. </w:t>
      </w:r>
      <w:r w:rsidR="00876B05" w:rsidRPr="007F2494">
        <w:rPr>
          <w:rFonts w:eastAsia="Times New Roman" w:cs="Calibri"/>
          <w:color w:val="000000"/>
        </w:rPr>
        <w:t xml:space="preserve">By randomly selecting sequences, we do not take into account all clades reflecting every taxonomical distances. </w:t>
      </w:r>
      <w:r w:rsidR="00D4522E" w:rsidRPr="007F2494">
        <w:rPr>
          <w:rFonts w:eastAsia="Times New Roman" w:cs="Calibri"/>
          <w:color w:val="000000"/>
        </w:rPr>
        <w:t xml:space="preserve">When there is no blast hits in closer taxonomical distance (scenario </w:t>
      </w:r>
      <w:r w:rsidR="00D4522E" w:rsidRPr="007F2494">
        <w:rPr>
          <w:b/>
        </w:rPr>
        <w:t>Fig1D</w:t>
      </w:r>
      <w:r w:rsidR="009E026A" w:rsidRPr="007F2494">
        <w:t xml:space="preserve">), </w:t>
      </w:r>
      <w:r w:rsidR="009E026A" w:rsidRPr="007F2494">
        <w:lastRenderedPageBreak/>
        <w:t xml:space="preserve">phylogenetic trees are not really informative for HGT inference. </w:t>
      </w:r>
      <w:r w:rsidR="005B641F" w:rsidRPr="007F2494">
        <w:t xml:space="preserve">Concerning blast hits only from </w:t>
      </w:r>
      <w:r w:rsidR="005B641F" w:rsidRPr="007F2494">
        <w:rPr>
          <w:i/>
        </w:rPr>
        <w:t>Lactobacillus sp</w:t>
      </w:r>
      <w:r w:rsidR="005B641F" w:rsidRPr="007F2494">
        <w:t xml:space="preserve">., it </w:t>
      </w:r>
      <w:r w:rsidR="00661C89" w:rsidRPr="007F2494">
        <w:t xml:space="preserve">potentially shows recent HGT which need to be further investigated </w:t>
      </w:r>
      <w:r w:rsidR="00EB200B" w:rsidRPr="007F2494">
        <w:t xml:space="preserve">with another strategy </w:t>
      </w:r>
      <w:r w:rsidR="00661C89" w:rsidRPr="007F2494">
        <w:t xml:space="preserve">(cf. Group 6). </w:t>
      </w:r>
    </w:p>
    <w:p w14:paraId="6C3C9714" w14:textId="77777777" w:rsidR="002A1A4A" w:rsidRPr="007F2494" w:rsidRDefault="002A1A4A" w:rsidP="00DE15F1">
      <w:pPr>
        <w:spacing w:after="0" w:line="240" w:lineRule="auto"/>
        <w:jc w:val="both"/>
        <w:rPr>
          <w:rFonts w:eastAsia="Times New Roman" w:cs="Calibri"/>
          <w:color w:val="000000"/>
        </w:rPr>
      </w:pPr>
    </w:p>
    <w:p w14:paraId="639E41BB" w14:textId="7960DBDA" w:rsidR="00DE15F1" w:rsidRPr="007F2494" w:rsidRDefault="00DE15F1" w:rsidP="00DE15F1">
      <w:pPr>
        <w:spacing w:after="0" w:line="240" w:lineRule="auto"/>
        <w:jc w:val="both"/>
        <w:rPr>
          <w:rFonts w:eastAsia="Times New Roman" w:cs="Calibri"/>
          <w:color w:val="000000"/>
        </w:rPr>
      </w:pPr>
      <w:r w:rsidRPr="007F2494">
        <w:rPr>
          <w:rFonts w:eastAsia="Times New Roman" w:cs="Calibri"/>
          <w:color w:val="000000"/>
        </w:rPr>
        <w:t xml:space="preserve">In perspective, </w:t>
      </w:r>
      <w:r w:rsidR="009224F0" w:rsidRPr="007F2494">
        <w:rPr>
          <w:rFonts w:eastAsia="Times New Roman" w:cs="Calibri"/>
          <w:color w:val="000000"/>
        </w:rPr>
        <w:t xml:space="preserve">we could adapt this pipeline for several aims. For example, we could change the sorting process to infer </w:t>
      </w:r>
      <w:r w:rsidR="00EF0E6E" w:rsidRPr="007F2494">
        <w:rPr>
          <w:rFonts w:eastAsia="Times New Roman" w:cs="Calibri"/>
          <w:color w:val="000000"/>
        </w:rPr>
        <w:t xml:space="preserve">Firm-5 </w:t>
      </w:r>
      <w:r w:rsidR="009224F0" w:rsidRPr="007F2494">
        <w:rPr>
          <w:rFonts w:eastAsia="Times New Roman" w:cs="Calibri"/>
          <w:color w:val="000000"/>
        </w:rPr>
        <w:t>specific</w:t>
      </w:r>
      <w:r w:rsidR="00EF0E6E" w:rsidRPr="007F2494">
        <w:rPr>
          <w:rFonts w:eastAsia="Times New Roman" w:cs="Calibri"/>
          <w:color w:val="000000"/>
        </w:rPr>
        <w:t xml:space="preserve"> gene content</w:t>
      </w:r>
      <w:r w:rsidR="002D7D37" w:rsidRPr="007F2494">
        <w:rPr>
          <w:rFonts w:eastAsia="Times New Roman" w:cs="Calibri"/>
          <w:color w:val="000000"/>
        </w:rPr>
        <w:t>, bumble and honey bees Firm-5 specific gene content strains</w:t>
      </w:r>
      <w:r w:rsidR="009224F0" w:rsidRPr="007F2494">
        <w:rPr>
          <w:rFonts w:eastAsia="Times New Roman" w:cs="Calibri"/>
          <w:color w:val="000000"/>
        </w:rPr>
        <w:t xml:space="preserve">. </w:t>
      </w:r>
      <w:r w:rsidR="002D7D37" w:rsidRPr="007F2494">
        <w:rPr>
          <w:rFonts w:eastAsia="Times New Roman" w:cs="Calibri"/>
          <w:color w:val="000000"/>
        </w:rPr>
        <w:t xml:space="preserve">Moreover, </w:t>
      </w:r>
      <w:r w:rsidRPr="007F2494">
        <w:rPr>
          <w:rFonts w:eastAsia="Times New Roman" w:cs="Calibri"/>
          <w:color w:val="000000"/>
        </w:rPr>
        <w:t xml:space="preserve">we </w:t>
      </w:r>
      <w:r w:rsidR="002B6EC9">
        <w:rPr>
          <w:rFonts w:eastAsia="Times New Roman" w:cs="Calibri"/>
          <w:color w:val="000000"/>
        </w:rPr>
        <w:t xml:space="preserve">could </w:t>
      </w:r>
      <w:r w:rsidRPr="007F2494">
        <w:rPr>
          <w:rFonts w:eastAsia="Times New Roman" w:cs="Calibri"/>
          <w:color w:val="000000"/>
        </w:rPr>
        <w:t>reproduce our analysis by using nucleotidic sequences to infer recent HGT</w:t>
      </w:r>
      <w:r w:rsidR="002D7D37" w:rsidRPr="007F2494">
        <w:rPr>
          <w:rFonts w:eastAsia="Times New Roman" w:cs="Calibri"/>
          <w:color w:val="000000"/>
        </w:rPr>
        <w:t xml:space="preserve"> within Firm-5 group</w:t>
      </w:r>
      <w:r w:rsidRPr="007F2494">
        <w:rPr>
          <w:rFonts w:eastAsia="Times New Roman" w:cs="Calibri"/>
          <w:color w:val="000000"/>
        </w:rPr>
        <w:t xml:space="preserve">. We could then investigate how selective pressure drives horizontally transferred genes evolution. </w:t>
      </w:r>
    </w:p>
    <w:p w14:paraId="2DC8C76A" w14:textId="5F38508C" w:rsidR="00BB51BA" w:rsidRPr="007F2494" w:rsidRDefault="00BB51BA" w:rsidP="00DE15F1">
      <w:pPr>
        <w:spacing w:after="0" w:line="240" w:lineRule="auto"/>
        <w:jc w:val="both"/>
        <w:rPr>
          <w:rFonts w:eastAsia="Times New Roman" w:cs="Calibri"/>
          <w:color w:val="000000"/>
        </w:rPr>
      </w:pPr>
    </w:p>
    <w:p w14:paraId="6E959E3C" w14:textId="78C7AEA7" w:rsidR="003F546F" w:rsidRDefault="00BB51BA" w:rsidP="008E5050">
      <w:pPr>
        <w:spacing w:after="0" w:line="240" w:lineRule="auto"/>
        <w:jc w:val="both"/>
        <w:rPr>
          <w:rFonts w:eastAsia="Times New Roman" w:cs="Calibri"/>
          <w:color w:val="000000"/>
        </w:rPr>
      </w:pPr>
      <w:r w:rsidRPr="007F2494">
        <w:rPr>
          <w:rFonts w:eastAsia="Times New Roman" w:cs="Calibri"/>
          <w:color w:val="000000"/>
        </w:rPr>
        <w:t>Currently, genomic island inference tools do not allows us to investigate properly if HGT candidate</w:t>
      </w:r>
      <w:r w:rsidR="009C6904" w:rsidRPr="007F2494">
        <w:rPr>
          <w:rFonts w:eastAsia="Times New Roman" w:cs="Calibri"/>
          <w:color w:val="000000"/>
        </w:rPr>
        <w:t>s</w:t>
      </w:r>
      <w:r w:rsidRPr="007F2494">
        <w:rPr>
          <w:rFonts w:eastAsia="Times New Roman" w:cs="Calibri"/>
          <w:color w:val="000000"/>
        </w:rPr>
        <w:t xml:space="preserve"> cluster in a genomic island. </w:t>
      </w:r>
      <w:r w:rsidR="00DD2744" w:rsidRPr="007F2494">
        <w:rPr>
          <w:rFonts w:eastAsia="Times New Roman" w:cs="Calibri"/>
          <w:color w:val="000000"/>
        </w:rPr>
        <w:t xml:space="preserve">In this project, we </w:t>
      </w:r>
      <w:r w:rsidR="002C14EC" w:rsidRPr="007F2494">
        <w:rPr>
          <w:rFonts w:eastAsia="Times New Roman" w:cs="Calibri"/>
          <w:color w:val="000000"/>
        </w:rPr>
        <w:t>identified</w:t>
      </w:r>
      <w:r w:rsidR="00DD2744" w:rsidRPr="007F2494">
        <w:rPr>
          <w:rFonts w:eastAsia="Times New Roman" w:cs="Calibri"/>
          <w:color w:val="000000"/>
        </w:rPr>
        <w:t xml:space="preserve"> one best HGT</w:t>
      </w:r>
      <w:r w:rsidR="000B26F7" w:rsidRPr="007F2494">
        <w:rPr>
          <w:rFonts w:eastAsia="Times New Roman" w:cs="Calibri"/>
          <w:color w:val="000000"/>
        </w:rPr>
        <w:t xml:space="preserve"> candidate</w:t>
      </w:r>
      <w:r w:rsidR="00DD2744" w:rsidRPr="007F2494">
        <w:rPr>
          <w:rFonts w:eastAsia="Times New Roman" w:cs="Calibri"/>
          <w:color w:val="000000"/>
        </w:rPr>
        <w:t xml:space="preserve">. </w:t>
      </w:r>
      <w:r w:rsidR="00170D8D" w:rsidRPr="007F2494">
        <w:rPr>
          <w:rFonts w:eastAsia="Times New Roman" w:cs="Calibri"/>
          <w:color w:val="000000"/>
        </w:rPr>
        <w:t xml:space="preserve">In the case of several HGT candidates, it would be very important to </w:t>
      </w:r>
      <w:r w:rsidR="000A1D70" w:rsidRPr="007F2494">
        <w:rPr>
          <w:rFonts w:eastAsia="Times New Roman" w:cs="Calibri"/>
          <w:color w:val="000000"/>
        </w:rPr>
        <w:t>find effective tools</w:t>
      </w:r>
      <w:r w:rsidR="00580EBB" w:rsidRPr="007F2494">
        <w:rPr>
          <w:rFonts w:eastAsia="Times New Roman" w:cs="Calibri"/>
          <w:color w:val="000000"/>
        </w:rPr>
        <w:t xml:space="preserve"> predicting</w:t>
      </w:r>
      <w:r w:rsidR="00696800" w:rsidRPr="007F2494">
        <w:rPr>
          <w:rFonts w:eastAsia="Times New Roman" w:cs="Calibri"/>
          <w:color w:val="000000"/>
        </w:rPr>
        <w:t xml:space="preserve"> genomic island</w:t>
      </w:r>
      <w:r w:rsidR="004B63DD" w:rsidRPr="007F2494">
        <w:rPr>
          <w:rFonts w:eastAsia="Times New Roman" w:cs="Calibri"/>
          <w:color w:val="000000"/>
        </w:rPr>
        <w:t>s</w:t>
      </w:r>
      <w:r w:rsidR="00170D8D" w:rsidRPr="007F2494">
        <w:rPr>
          <w:rFonts w:eastAsia="Times New Roman" w:cs="Calibri"/>
          <w:color w:val="000000"/>
        </w:rPr>
        <w:t xml:space="preserve">. </w:t>
      </w:r>
    </w:p>
    <w:p w14:paraId="1F8426D8" w14:textId="77777777" w:rsidR="008E5050" w:rsidRPr="008E5050" w:rsidRDefault="008E5050" w:rsidP="008E5050">
      <w:pPr>
        <w:spacing w:after="0" w:line="240" w:lineRule="auto"/>
        <w:jc w:val="both"/>
        <w:rPr>
          <w:ins w:id="14" w:author="Joaquim Claivaz" w:date="2017-06-05T16:44:00Z"/>
          <w:rFonts w:eastAsia="Times New Roman" w:cs="Calibri"/>
          <w:color w:val="000000"/>
        </w:rPr>
      </w:pPr>
    </w:p>
    <w:p w14:paraId="7CE46233" w14:textId="683B0E66" w:rsidR="003F546F" w:rsidRPr="00DA5E9B" w:rsidRDefault="003F546F" w:rsidP="003F546F">
      <w:pPr>
        <w:spacing w:after="0" w:line="240" w:lineRule="auto"/>
        <w:jc w:val="both"/>
        <w:rPr>
          <w:ins w:id="15" w:author="Joaquim Claivaz" w:date="2017-06-05T16:44:00Z"/>
          <w:rFonts w:eastAsia="Times New Roman" w:cs="Calibri"/>
          <w:color w:val="000000"/>
        </w:rPr>
      </w:pPr>
      <w:ins w:id="16" w:author="Joaquim Claivaz" w:date="2017-06-05T16:44:00Z">
        <w:r>
          <w:rPr>
            <w:rFonts w:eastAsia="Times New Roman" w:cs="Calibri"/>
            <w:color w:val="000000"/>
          </w:rPr>
          <w:t xml:space="preserve">The predicted function of the gene family 1058 is </w:t>
        </w:r>
        <w:r w:rsidRPr="00AA6645">
          <w:t>a ribosomal-protein-alanine N-acetyltransferase</w:t>
        </w:r>
        <w:r>
          <w:t xml:space="preserve">. In </w:t>
        </w:r>
      </w:ins>
      <w:ins w:id="17" w:author="Virginie" w:date="2017-06-05T17:06:00Z">
        <w:r w:rsidR="009B7D82">
          <w:t>E</w:t>
        </w:r>
      </w:ins>
      <w:ins w:id="18" w:author="Joaquim Claivaz" w:date="2017-06-05T16:44:00Z">
        <w:r>
          <w:t>u</w:t>
        </w:r>
      </w:ins>
      <w:ins w:id="19" w:author="Virginie" w:date="2017-06-05T17:06:00Z">
        <w:r w:rsidR="009B7D82">
          <w:t>k</w:t>
        </w:r>
      </w:ins>
      <w:ins w:id="20" w:author="Joaquim Claivaz" w:date="2017-06-05T16:44:00Z">
        <w:r>
          <w:t xml:space="preserve">arya, protein acetylation is well known as </w:t>
        </w:r>
      </w:ins>
      <w:ins w:id="21" w:author="Joaquim Claivaz" w:date="2017-06-05T16:45:00Z">
        <w:r w:rsidR="002A6AD6">
          <w:t xml:space="preserve">a </w:t>
        </w:r>
      </w:ins>
      <w:ins w:id="22" w:author="Joaquim Claivaz" w:date="2017-06-05T16:44:00Z">
        <w:r>
          <w:t xml:space="preserve">post-translational modification involved in </w:t>
        </w:r>
        <w:r w:rsidR="002A6AD6">
          <w:t xml:space="preserve">cell signaling </w:t>
        </w:r>
      </w:ins>
      <w:ins w:id="23" w:author="Joaquim Claivaz" w:date="2017-06-05T16:45:00Z">
        <w:r w:rsidR="002A6AD6">
          <w:t>and</w:t>
        </w:r>
      </w:ins>
      <w:ins w:id="24" w:author="Joaquim Claivaz" w:date="2017-06-05T16:44:00Z">
        <w:r>
          <w:t xml:space="preserve"> as response of external or internal perturbations (Drazic </w:t>
        </w:r>
        <w:r>
          <w:rPr>
            <w:i/>
          </w:rPr>
          <w:t>et al.</w:t>
        </w:r>
        <w:r>
          <w:t xml:space="preserve">, 2016). In procarya, post-translational modification functions remain unclear (Nesterchuk </w:t>
        </w:r>
        <w:r>
          <w:rPr>
            <w:i/>
          </w:rPr>
          <w:t>et al.</w:t>
        </w:r>
        <w:r>
          <w:t xml:space="preserve">, 2011). It would be interesting to study deeply the </w:t>
        </w:r>
        <w:r w:rsidR="002A6AD6">
          <w:t>protein function,</w:t>
        </w:r>
        <w:r>
          <w:t xml:space="preserve"> it </w:t>
        </w:r>
        <w:r w:rsidR="002A6AD6">
          <w:t>might</w:t>
        </w:r>
        <w:r>
          <w:t xml:space="preserve"> play a role in the communication between the bee host and Firm-5 microbiota.</w:t>
        </w:r>
      </w:ins>
    </w:p>
    <w:p w14:paraId="52A79211" w14:textId="77777777" w:rsidR="00E96D92" w:rsidRPr="007F2494" w:rsidRDefault="00E96D92" w:rsidP="00194D30"/>
    <w:p w14:paraId="45EDFB0D" w14:textId="30C5D764" w:rsidR="00DE15F1" w:rsidRPr="008961E7" w:rsidRDefault="00DE15F1" w:rsidP="008961E7">
      <w:pPr>
        <w:pStyle w:val="Heading1"/>
        <w:rPr>
          <w:rFonts w:asciiTheme="minorHAnsi" w:hAnsiTheme="minorHAnsi"/>
        </w:rPr>
      </w:pPr>
      <w:r w:rsidRPr="008961E7">
        <w:rPr>
          <w:rFonts w:asciiTheme="minorHAnsi" w:hAnsiTheme="minorHAnsi"/>
        </w:rPr>
        <w:t>References</w:t>
      </w:r>
    </w:p>
    <w:p w14:paraId="55C508E6" w14:textId="77777777" w:rsidR="00DE15F1" w:rsidRPr="007F2494" w:rsidRDefault="00DE15F1" w:rsidP="00DE15F1">
      <w:pPr>
        <w:spacing w:after="0" w:line="240" w:lineRule="auto"/>
        <w:jc w:val="both"/>
        <w:rPr>
          <w:rFonts w:eastAsia="Times New Roman" w:cs="Times New Roman"/>
        </w:rPr>
      </w:pPr>
      <w:r w:rsidRPr="007F2494">
        <w:rPr>
          <w:rFonts w:eastAsia="Times New Roman" w:cs="Calibri"/>
        </w:rPr>
        <w:t xml:space="preserve">Moran NA, Hansen AK, Powell JE &amp; Sabree ZL. 2012 Distinctive Gut Microbiota of Honey Bees Assessed Using Deep Sampling from Individual Worker Bees. </w:t>
      </w:r>
      <w:r w:rsidRPr="007F2494">
        <w:rPr>
          <w:rFonts w:eastAsia="Times New Roman" w:cs="Calibri"/>
          <w:i/>
          <w:iCs/>
        </w:rPr>
        <w:t>PLoS One</w:t>
      </w:r>
      <w:r w:rsidRPr="007F2494">
        <w:rPr>
          <w:rFonts w:eastAsia="Times New Roman" w:cs="Calibri"/>
        </w:rPr>
        <w:t xml:space="preserve">. </w:t>
      </w:r>
      <w:r w:rsidRPr="007F2494">
        <w:rPr>
          <w:rFonts w:eastAsia="Times New Roman" w:cs="Calibri"/>
          <w:b/>
          <w:bCs/>
        </w:rPr>
        <w:t>7</w:t>
      </w:r>
      <w:r w:rsidRPr="007F2494">
        <w:rPr>
          <w:rFonts w:eastAsia="Times New Roman" w:cs="Calibri"/>
        </w:rPr>
        <w:t>:e36393 (doi:10.1371/journal.pone.0036393)</w:t>
      </w:r>
    </w:p>
    <w:p w14:paraId="02F3496F" w14:textId="77777777" w:rsidR="00DE15F1" w:rsidRPr="007F2494" w:rsidRDefault="00DE15F1" w:rsidP="00DE15F1">
      <w:pPr>
        <w:spacing w:after="0" w:line="240" w:lineRule="auto"/>
        <w:jc w:val="both"/>
        <w:rPr>
          <w:rFonts w:eastAsia="Times New Roman" w:cs="Times New Roman"/>
        </w:rPr>
      </w:pPr>
      <w:r w:rsidRPr="007F2494">
        <w:rPr>
          <w:rFonts w:eastAsia="Times New Roman" w:cs="Times New Roman"/>
        </w:rPr>
        <w:t> </w:t>
      </w:r>
    </w:p>
    <w:p w14:paraId="4A54CDB0" w14:textId="77777777" w:rsidR="00DE15F1" w:rsidRPr="007F2494" w:rsidRDefault="00DE15F1" w:rsidP="00DE15F1">
      <w:pPr>
        <w:spacing w:after="0" w:line="240" w:lineRule="auto"/>
        <w:jc w:val="both"/>
        <w:rPr>
          <w:rFonts w:eastAsia="Times New Roman" w:cs="Times New Roman"/>
        </w:rPr>
      </w:pPr>
      <w:r w:rsidRPr="007F2494">
        <w:rPr>
          <w:rFonts w:eastAsia="Times New Roman" w:cs="Calibri"/>
        </w:rPr>
        <w:t>Ellegaard KM &amp; Engel P. 2016 Beyond 16S rRNA Community Profiling: Intra-Species Diversity in the Gut Microbiota. Frontiers in Microbiology.</w:t>
      </w:r>
      <w:r w:rsidRPr="007F2494">
        <w:rPr>
          <w:rFonts w:eastAsia="Times New Roman" w:cs="Calibri"/>
          <w:b/>
          <w:bCs/>
        </w:rPr>
        <w:t xml:space="preserve"> 7</w:t>
      </w:r>
      <w:r w:rsidRPr="007F2494">
        <w:rPr>
          <w:rFonts w:eastAsia="Times New Roman" w:cs="Calibri"/>
        </w:rPr>
        <w:t>:1475 (doi: 10.3389/fmicb.2016.01475)</w:t>
      </w:r>
    </w:p>
    <w:p w14:paraId="3263B2C8" w14:textId="77777777" w:rsidR="00DE15F1" w:rsidRPr="007F2494" w:rsidRDefault="00DE15F1" w:rsidP="00DE15F1">
      <w:pPr>
        <w:spacing w:after="0" w:line="240" w:lineRule="auto"/>
        <w:jc w:val="both"/>
        <w:rPr>
          <w:rFonts w:eastAsia="Times New Roman" w:cs="Times New Roman"/>
        </w:rPr>
      </w:pPr>
      <w:r w:rsidRPr="007F2494">
        <w:rPr>
          <w:rFonts w:eastAsia="Times New Roman" w:cs="Times New Roman"/>
        </w:rPr>
        <w:t> </w:t>
      </w:r>
    </w:p>
    <w:p w14:paraId="35CE64F8" w14:textId="77777777" w:rsidR="00DE15F1" w:rsidRPr="007F2494" w:rsidRDefault="00DE15F1" w:rsidP="00DE15F1">
      <w:pPr>
        <w:spacing w:after="0" w:line="240" w:lineRule="auto"/>
        <w:jc w:val="both"/>
        <w:rPr>
          <w:rFonts w:eastAsia="Times New Roman" w:cs="Times New Roman"/>
        </w:rPr>
      </w:pPr>
      <w:r w:rsidRPr="007F2494">
        <w:rPr>
          <w:rFonts w:eastAsia="Times New Roman" w:cs="Calibri"/>
        </w:rPr>
        <w:t xml:space="preserve">Soucy SM, Huang J &amp; Gogarten JP. 2015 Horizontal gene transfer: building the web of life. </w:t>
      </w:r>
      <w:r w:rsidRPr="007F2494">
        <w:rPr>
          <w:rFonts w:eastAsia="Times New Roman" w:cs="Calibri"/>
          <w:i/>
          <w:iCs/>
        </w:rPr>
        <w:t>Nature Review Genetics</w:t>
      </w:r>
      <w:r w:rsidRPr="007F2494">
        <w:rPr>
          <w:rFonts w:eastAsia="Times New Roman" w:cs="Calibri"/>
        </w:rPr>
        <w:t xml:space="preserve">. </w:t>
      </w:r>
      <w:r w:rsidRPr="007F2494">
        <w:rPr>
          <w:rFonts w:eastAsia="Times New Roman" w:cs="Calibri"/>
          <w:b/>
          <w:bCs/>
        </w:rPr>
        <w:t>16</w:t>
      </w:r>
      <w:r w:rsidRPr="007F2494">
        <w:rPr>
          <w:rFonts w:eastAsia="Times New Roman" w:cs="Calibri"/>
        </w:rPr>
        <w:t>:472-482. (doi:</w:t>
      </w:r>
      <w:r w:rsidRPr="007F2494">
        <w:rPr>
          <w:rFonts w:eastAsia="Times New Roman" w:cs="Calibri"/>
          <w:shd w:val="clear" w:color="auto" w:fill="FFFFFF"/>
        </w:rPr>
        <w:t>10.1038/nrg3962)</w:t>
      </w:r>
    </w:p>
    <w:p w14:paraId="4A044E6B" w14:textId="77777777" w:rsidR="00DE15F1" w:rsidRPr="007F2494" w:rsidRDefault="00DE15F1" w:rsidP="00DE15F1">
      <w:pPr>
        <w:spacing w:after="0" w:line="240" w:lineRule="auto"/>
        <w:jc w:val="both"/>
        <w:rPr>
          <w:rFonts w:eastAsia="Times New Roman" w:cs="Times New Roman"/>
        </w:rPr>
      </w:pPr>
      <w:r w:rsidRPr="007F2494">
        <w:rPr>
          <w:rFonts w:eastAsia="Times New Roman" w:cs="Times New Roman"/>
        </w:rPr>
        <w:t> </w:t>
      </w:r>
    </w:p>
    <w:p w14:paraId="22412DEC" w14:textId="77777777" w:rsidR="00DE15F1" w:rsidRPr="007F2494" w:rsidRDefault="00DE15F1" w:rsidP="00DE15F1">
      <w:pPr>
        <w:spacing w:after="0" w:line="240" w:lineRule="auto"/>
        <w:jc w:val="both"/>
        <w:rPr>
          <w:rFonts w:eastAsia="Times New Roman" w:cs="Times New Roman"/>
        </w:rPr>
      </w:pPr>
      <w:r w:rsidRPr="007F2494">
        <w:rPr>
          <w:rFonts w:eastAsia="Times New Roman" w:cs="Calibri"/>
          <w:shd w:val="clear" w:color="auto" w:fill="FFFFFF"/>
        </w:rPr>
        <w:t xml:space="preserve">Lu B &amp; Leong HW. 2016 Computational methods for predicting genomic islands in microbial genomes. </w:t>
      </w:r>
      <w:r w:rsidRPr="007F2494">
        <w:rPr>
          <w:rFonts w:eastAsia="Times New Roman" w:cs="Calibri"/>
          <w:i/>
          <w:iCs/>
        </w:rPr>
        <w:t>Computational and structural biotechnology journal</w:t>
      </w:r>
      <w:r w:rsidRPr="007F2494">
        <w:rPr>
          <w:rFonts w:eastAsia="Times New Roman" w:cs="Calibri"/>
        </w:rPr>
        <w:t xml:space="preserve">. </w:t>
      </w:r>
      <w:r w:rsidRPr="007F2494">
        <w:rPr>
          <w:rFonts w:eastAsia="Times New Roman" w:cs="Calibri"/>
          <w:b/>
          <w:bCs/>
        </w:rPr>
        <w:t>14</w:t>
      </w:r>
      <w:r w:rsidRPr="007F2494">
        <w:rPr>
          <w:rFonts w:eastAsia="Times New Roman" w:cs="Calibri"/>
        </w:rPr>
        <w:t>:200-206 (doi:10.1016/j.csbj.2016.05.001)</w:t>
      </w:r>
    </w:p>
    <w:p w14:paraId="398B826A" w14:textId="77777777" w:rsidR="00DE15F1" w:rsidRPr="007F2494" w:rsidRDefault="00DE15F1" w:rsidP="00DE15F1">
      <w:pPr>
        <w:spacing w:after="0" w:line="240" w:lineRule="auto"/>
        <w:jc w:val="both"/>
        <w:rPr>
          <w:rFonts w:eastAsia="Times New Roman" w:cs="Times New Roman"/>
        </w:rPr>
      </w:pPr>
      <w:r w:rsidRPr="007F2494">
        <w:rPr>
          <w:rFonts w:eastAsia="Times New Roman" w:cs="Times New Roman"/>
        </w:rPr>
        <w:t> </w:t>
      </w:r>
    </w:p>
    <w:p w14:paraId="3816E185" w14:textId="77777777" w:rsidR="00DE15F1" w:rsidRPr="007F2494" w:rsidRDefault="00DE15F1" w:rsidP="00DE15F1">
      <w:pPr>
        <w:spacing w:after="0" w:line="240" w:lineRule="auto"/>
        <w:jc w:val="both"/>
        <w:rPr>
          <w:rFonts w:eastAsia="Times New Roman" w:cs="Times New Roman"/>
        </w:rPr>
      </w:pPr>
      <w:r w:rsidRPr="007F2494">
        <w:rPr>
          <w:rFonts w:eastAsia="Times New Roman" w:cs="Calibri"/>
        </w:rPr>
        <w:t xml:space="preserve">Koonin EV, Makarova KS &amp; Aravind L. 2001 Horizontal Gene Transfer in Prokaryotes: Quantification and Classification. </w:t>
      </w:r>
      <w:r w:rsidRPr="007F2494">
        <w:rPr>
          <w:rFonts w:eastAsia="Times New Roman" w:cs="Calibri"/>
          <w:i/>
          <w:iCs/>
        </w:rPr>
        <w:t>Annual Review of Microbiology</w:t>
      </w:r>
      <w:r w:rsidRPr="007F2494">
        <w:rPr>
          <w:rFonts w:eastAsia="Times New Roman" w:cs="Calibri"/>
        </w:rPr>
        <w:t xml:space="preserve">. </w:t>
      </w:r>
      <w:r w:rsidRPr="007F2494">
        <w:rPr>
          <w:rFonts w:eastAsia="Times New Roman" w:cs="Calibri"/>
          <w:b/>
          <w:bCs/>
        </w:rPr>
        <w:t>55</w:t>
      </w:r>
      <w:r w:rsidRPr="007F2494">
        <w:rPr>
          <w:rFonts w:eastAsia="Times New Roman" w:cs="Calibri"/>
        </w:rPr>
        <w:t>:709-42</w:t>
      </w:r>
    </w:p>
    <w:p w14:paraId="60D669F4" w14:textId="77777777" w:rsidR="00DE15F1" w:rsidRPr="007F2494" w:rsidRDefault="00DE15F1" w:rsidP="00DE15F1">
      <w:pPr>
        <w:spacing w:after="0" w:line="240" w:lineRule="auto"/>
        <w:jc w:val="both"/>
        <w:rPr>
          <w:rFonts w:eastAsia="Times New Roman" w:cs="Times New Roman"/>
        </w:rPr>
      </w:pPr>
      <w:r w:rsidRPr="007F2494">
        <w:rPr>
          <w:rFonts w:eastAsia="Times New Roman" w:cs="Times New Roman"/>
        </w:rPr>
        <w:t> </w:t>
      </w:r>
    </w:p>
    <w:p w14:paraId="1CABB027" w14:textId="77777777" w:rsidR="00DE15F1" w:rsidRPr="007F2494" w:rsidRDefault="00DE15F1" w:rsidP="00DE15F1">
      <w:pPr>
        <w:spacing w:after="0" w:line="240" w:lineRule="auto"/>
        <w:jc w:val="both"/>
        <w:rPr>
          <w:rFonts w:eastAsia="Times New Roman" w:cs="Times New Roman"/>
        </w:rPr>
      </w:pPr>
      <w:r w:rsidRPr="007F2494">
        <w:rPr>
          <w:rFonts w:eastAsia="Times New Roman" w:cs="Calibri"/>
        </w:rPr>
        <w:t xml:space="preserve">Li L, Stoeckert CJ &amp; Roos DS. 2003 OrthoMCL: Identification of Ortholog Groups for Eukaryotic Genomes. </w:t>
      </w:r>
      <w:r w:rsidRPr="007F2494">
        <w:rPr>
          <w:rFonts w:eastAsia="Times New Roman" w:cs="Calibri"/>
          <w:i/>
          <w:iCs/>
        </w:rPr>
        <w:t>Genome Research</w:t>
      </w:r>
      <w:r w:rsidRPr="007F2494">
        <w:rPr>
          <w:rFonts w:eastAsia="Times New Roman" w:cs="Calibri"/>
        </w:rPr>
        <w:t xml:space="preserve">. </w:t>
      </w:r>
      <w:r w:rsidRPr="007F2494">
        <w:rPr>
          <w:rFonts w:eastAsia="Times New Roman" w:cs="Calibri"/>
          <w:b/>
          <w:bCs/>
        </w:rPr>
        <w:t>3</w:t>
      </w:r>
      <w:r w:rsidRPr="007F2494">
        <w:rPr>
          <w:rFonts w:eastAsia="Times New Roman" w:cs="Calibri"/>
        </w:rPr>
        <w:t>:2178-</w:t>
      </w:r>
      <w:r w:rsidRPr="007F2494">
        <w:rPr>
          <w:rFonts w:eastAsia="Times New Roman" w:cs="Calibri"/>
        </w:rPr>
        <w:softHyphen/>
        <w:t>2189 (doi:10.1101/gr.1224503)</w:t>
      </w:r>
    </w:p>
    <w:p w14:paraId="01917AF9" w14:textId="77777777" w:rsidR="00DE15F1" w:rsidRPr="007F2494" w:rsidRDefault="00DE15F1" w:rsidP="00DE15F1">
      <w:pPr>
        <w:spacing w:after="0" w:line="240" w:lineRule="auto"/>
        <w:jc w:val="both"/>
        <w:rPr>
          <w:rFonts w:eastAsia="Times New Roman" w:cs="Times New Roman"/>
        </w:rPr>
      </w:pPr>
      <w:r w:rsidRPr="007F2494">
        <w:rPr>
          <w:rFonts w:eastAsia="Times New Roman" w:cs="Times New Roman"/>
        </w:rPr>
        <w:t> </w:t>
      </w:r>
    </w:p>
    <w:p w14:paraId="45275BC7" w14:textId="77777777" w:rsidR="00DE15F1" w:rsidRPr="007F2494" w:rsidRDefault="00DE15F1" w:rsidP="00DE15F1">
      <w:pPr>
        <w:spacing w:after="0" w:line="240" w:lineRule="auto"/>
        <w:jc w:val="both"/>
        <w:rPr>
          <w:rFonts w:eastAsia="Times New Roman" w:cs="Times New Roman"/>
        </w:rPr>
      </w:pPr>
      <w:r w:rsidRPr="007F2494">
        <w:rPr>
          <w:rFonts w:eastAsia="Times New Roman" w:cs="Calibri"/>
        </w:rPr>
        <w:t xml:space="preserve">O'Leary NA, Wright MW, Brister JR, Ciufo S, Haddad D, McVeigh R, Rajput B, Robbertse B, Smith-White B, Ako-Adjei D, Astashyn A, Badretdin A, Bao Y, Blinkova O, Brover V, Chetvernin V, Choi J, Cox E, Ermolaeva O, Farrell CM, Goldfarb T, Gupta T, Haft D, Hatcher E, Hlavina W, Joardar VS, Kodali VK, Li W, Maglott D, Masterson P, McGarvey KM, Murphy MR, O'Neill K, Pujar S, Rangwala SH, Rausch D, Riddick LD, Schoch </w:t>
      </w:r>
      <w:r w:rsidRPr="007F2494">
        <w:rPr>
          <w:rFonts w:eastAsia="Times New Roman" w:cs="Calibri"/>
        </w:rPr>
        <w:lastRenderedPageBreak/>
        <w:t xml:space="preserve">C, Shkeda A, Storz SS, Sun H, Thibaud-Nissen F, Tolstoy I, Tully RE, Vatsan AR, Wallin C, Webb D, Wu W, Landrum MJ, Kimchi A, Tatusova T, DiCuccio M, Kitts P, Murphy TD &amp; Pruitt KD. 2016 Reference sequence (RefSeq) database at NCBI: current status, taxonomic expansion, and functional annotation. </w:t>
      </w:r>
      <w:r w:rsidRPr="007F2494">
        <w:rPr>
          <w:rFonts w:eastAsia="Times New Roman" w:cs="Calibri"/>
          <w:i/>
          <w:iCs/>
        </w:rPr>
        <w:t>Nucleic Acids Research</w:t>
      </w:r>
      <w:r w:rsidRPr="007F2494">
        <w:rPr>
          <w:rFonts w:eastAsia="Times New Roman" w:cs="Calibri"/>
        </w:rPr>
        <w:t xml:space="preserve">. </w:t>
      </w:r>
      <w:r w:rsidRPr="007F2494">
        <w:rPr>
          <w:rFonts w:eastAsia="Times New Roman" w:cs="Calibri"/>
          <w:b/>
          <w:bCs/>
        </w:rPr>
        <w:t>4;44</w:t>
      </w:r>
      <w:r w:rsidRPr="007F2494">
        <w:rPr>
          <w:rFonts w:eastAsia="Times New Roman" w:cs="Calibri"/>
        </w:rPr>
        <w:t>:D733-45 (doi:10.1093/nar/gkv1189)</w:t>
      </w:r>
    </w:p>
    <w:p w14:paraId="11F8B96A" w14:textId="77777777" w:rsidR="00DE15F1" w:rsidRPr="007F2494" w:rsidRDefault="00DE15F1" w:rsidP="00DE15F1">
      <w:pPr>
        <w:spacing w:after="0" w:line="240" w:lineRule="auto"/>
        <w:jc w:val="both"/>
        <w:rPr>
          <w:rFonts w:eastAsia="Times New Roman" w:cs="Times New Roman"/>
        </w:rPr>
      </w:pPr>
      <w:r w:rsidRPr="007F2494">
        <w:rPr>
          <w:rFonts w:eastAsia="Times New Roman" w:cs="Times New Roman"/>
        </w:rPr>
        <w:t> </w:t>
      </w:r>
    </w:p>
    <w:p w14:paraId="0DEDC777" w14:textId="77777777" w:rsidR="00DE15F1" w:rsidRPr="007F2494" w:rsidRDefault="00DE15F1" w:rsidP="00DE15F1">
      <w:pPr>
        <w:spacing w:after="0" w:line="240" w:lineRule="auto"/>
        <w:jc w:val="both"/>
        <w:rPr>
          <w:rFonts w:eastAsia="Times New Roman" w:cs="Times New Roman"/>
        </w:rPr>
      </w:pPr>
      <w:r w:rsidRPr="007F2494">
        <w:rPr>
          <w:rFonts w:eastAsia="Times New Roman" w:cs="Calibri"/>
          <w:shd w:val="clear" w:color="auto" w:fill="FFFFFF"/>
        </w:rPr>
        <w:t xml:space="preserve">NCBI Resource Coordinators. 2016 Database resources of the National Center for Biotechnology Information. </w:t>
      </w:r>
      <w:r w:rsidRPr="007F2494">
        <w:rPr>
          <w:rFonts w:eastAsia="Times New Roman" w:cs="Calibri"/>
          <w:i/>
          <w:iCs/>
          <w:shd w:val="clear" w:color="auto" w:fill="FFFFFF"/>
        </w:rPr>
        <w:t>Nucleic Acids Research</w:t>
      </w:r>
      <w:r w:rsidRPr="007F2494">
        <w:rPr>
          <w:rFonts w:eastAsia="Times New Roman" w:cs="Calibri"/>
          <w:shd w:val="clear" w:color="auto" w:fill="FFFFFF"/>
        </w:rPr>
        <w:t xml:space="preserve">. </w:t>
      </w:r>
      <w:r w:rsidRPr="007F2494">
        <w:rPr>
          <w:rFonts w:eastAsia="Times New Roman" w:cs="Calibri"/>
          <w:b/>
          <w:bCs/>
          <w:shd w:val="clear" w:color="auto" w:fill="FFFFFF"/>
        </w:rPr>
        <w:t>44</w:t>
      </w:r>
      <w:r w:rsidRPr="007F2494">
        <w:rPr>
          <w:rFonts w:eastAsia="Times New Roman" w:cs="Calibri"/>
          <w:shd w:val="clear" w:color="auto" w:fill="FFFFFF"/>
        </w:rPr>
        <w:t>(Database issue):D7-D19. doi:10.1093/nar/gkv1290.</w:t>
      </w:r>
    </w:p>
    <w:p w14:paraId="7609DD4B" w14:textId="77777777" w:rsidR="00DE15F1" w:rsidRPr="007F2494" w:rsidRDefault="00DE15F1" w:rsidP="00DE15F1">
      <w:pPr>
        <w:spacing w:after="0" w:line="240" w:lineRule="auto"/>
        <w:jc w:val="both"/>
        <w:rPr>
          <w:rFonts w:eastAsia="Times New Roman" w:cs="Times New Roman"/>
        </w:rPr>
      </w:pPr>
      <w:r w:rsidRPr="007F2494">
        <w:rPr>
          <w:rFonts w:eastAsia="Times New Roman" w:cs="Times New Roman"/>
        </w:rPr>
        <w:t> </w:t>
      </w:r>
    </w:p>
    <w:p w14:paraId="737B87DF" w14:textId="77777777" w:rsidR="00DE15F1" w:rsidRPr="007F2494" w:rsidRDefault="00DE15F1" w:rsidP="00DE15F1">
      <w:pPr>
        <w:spacing w:after="0" w:line="240" w:lineRule="auto"/>
        <w:jc w:val="both"/>
        <w:rPr>
          <w:rFonts w:eastAsia="Times New Roman" w:cs="Times New Roman"/>
        </w:rPr>
      </w:pPr>
      <w:r w:rsidRPr="007F2494">
        <w:rPr>
          <w:rFonts w:eastAsia="Times New Roman" w:cs="Calibri"/>
          <w:shd w:val="clear" w:color="auto" w:fill="FFFFFF"/>
        </w:rPr>
        <w:t xml:space="preserve">Katoh K &amp; Standley DM. 2013 MAFFT Multiple Sequence Alignment Software Version 7: Improvements in Performance and Usability. Molecular Biology and Evolution. </w:t>
      </w:r>
      <w:r w:rsidRPr="007F2494">
        <w:rPr>
          <w:rFonts w:eastAsia="Times New Roman" w:cs="Calibri"/>
          <w:b/>
          <w:bCs/>
          <w:shd w:val="clear" w:color="auto" w:fill="FFFFFF"/>
        </w:rPr>
        <w:t>30</w:t>
      </w:r>
      <w:r w:rsidRPr="007F2494">
        <w:rPr>
          <w:rFonts w:eastAsia="Times New Roman" w:cs="Calibri"/>
          <w:shd w:val="clear" w:color="auto" w:fill="FFFFFF"/>
        </w:rPr>
        <w:t>: 772-780 (doi:10.1093/molbev/mst010)</w:t>
      </w:r>
    </w:p>
    <w:p w14:paraId="65185924" w14:textId="77777777" w:rsidR="00DE15F1" w:rsidRPr="007F2494" w:rsidRDefault="00DE15F1" w:rsidP="00DE15F1">
      <w:pPr>
        <w:spacing w:after="0" w:line="240" w:lineRule="auto"/>
        <w:jc w:val="both"/>
        <w:rPr>
          <w:rFonts w:eastAsia="Times New Roman" w:cs="Times New Roman"/>
        </w:rPr>
      </w:pPr>
      <w:r w:rsidRPr="007F2494">
        <w:rPr>
          <w:rFonts w:eastAsia="Times New Roman" w:cs="Times New Roman"/>
        </w:rPr>
        <w:t> </w:t>
      </w:r>
    </w:p>
    <w:p w14:paraId="72209FE7" w14:textId="77777777" w:rsidR="00DE15F1" w:rsidRPr="007F2494" w:rsidRDefault="00DE15F1" w:rsidP="00DE15F1">
      <w:pPr>
        <w:spacing w:after="0" w:line="240" w:lineRule="auto"/>
        <w:jc w:val="both"/>
        <w:rPr>
          <w:rFonts w:eastAsia="Times New Roman" w:cs="Times New Roman"/>
        </w:rPr>
      </w:pPr>
      <w:r w:rsidRPr="007F2494">
        <w:rPr>
          <w:rFonts w:eastAsia="Times New Roman" w:cs="Calibri"/>
          <w:shd w:val="clear" w:color="auto" w:fill="FFFFFF"/>
        </w:rPr>
        <w:t xml:space="preserve">Stamatakis A. 2014 RAxML version 8: a tool for phylogenetic analysis and post-analysis of large phylogenies. </w:t>
      </w:r>
      <w:r w:rsidRPr="007F2494">
        <w:rPr>
          <w:rFonts w:eastAsia="Times New Roman" w:cs="Calibri"/>
          <w:i/>
          <w:iCs/>
          <w:shd w:val="clear" w:color="auto" w:fill="FFFFFF"/>
        </w:rPr>
        <w:t>Bioinformatics</w:t>
      </w:r>
      <w:r w:rsidRPr="007F2494">
        <w:rPr>
          <w:rFonts w:eastAsia="Times New Roman" w:cs="Calibri"/>
          <w:shd w:val="clear" w:color="auto" w:fill="FFFFFF"/>
        </w:rPr>
        <w:t xml:space="preserve">. </w:t>
      </w:r>
      <w:r w:rsidRPr="007F2494">
        <w:rPr>
          <w:rFonts w:eastAsia="Times New Roman" w:cs="Calibri"/>
          <w:b/>
          <w:bCs/>
          <w:shd w:val="clear" w:color="auto" w:fill="FFFFFF"/>
        </w:rPr>
        <w:t>30</w:t>
      </w:r>
      <w:r w:rsidRPr="007F2494">
        <w:rPr>
          <w:rFonts w:eastAsia="Times New Roman" w:cs="Calibri"/>
          <w:shd w:val="clear" w:color="auto" w:fill="FFFFFF"/>
        </w:rPr>
        <w:t>: 1312-1313. (doi:10.1093/bioinformatics/btu033)</w:t>
      </w:r>
    </w:p>
    <w:p w14:paraId="68A35B59" w14:textId="77777777" w:rsidR="00DE15F1" w:rsidRPr="007F2494" w:rsidRDefault="00DE15F1" w:rsidP="00DE15F1">
      <w:pPr>
        <w:spacing w:after="0" w:line="240" w:lineRule="auto"/>
        <w:jc w:val="both"/>
        <w:rPr>
          <w:rFonts w:eastAsia="Times New Roman" w:cs="Times New Roman"/>
        </w:rPr>
      </w:pPr>
      <w:r w:rsidRPr="007F2494">
        <w:rPr>
          <w:rFonts w:eastAsia="Times New Roman" w:cs="Times New Roman"/>
        </w:rPr>
        <w:t> </w:t>
      </w:r>
    </w:p>
    <w:p w14:paraId="5DF45E0A" w14:textId="77777777" w:rsidR="00DE15F1" w:rsidRPr="007F2494" w:rsidRDefault="00DE15F1" w:rsidP="00DE15F1">
      <w:pPr>
        <w:spacing w:after="0" w:line="240" w:lineRule="auto"/>
        <w:jc w:val="both"/>
        <w:rPr>
          <w:rFonts w:eastAsia="Times New Roman" w:cs="Calibri"/>
          <w:shd w:val="clear" w:color="auto" w:fill="FFFFFF"/>
        </w:rPr>
      </w:pPr>
      <w:r w:rsidRPr="007F2494">
        <w:rPr>
          <w:rFonts w:eastAsia="Times New Roman" w:cs="Calibri"/>
          <w:shd w:val="clear" w:color="auto" w:fill="FFFFFF"/>
        </w:rPr>
        <w:t>Rambaut A &amp; Drummond A. 2010 FigTree v1. 3.1. Institute of Evolutionary Biology, University of Edinburgh</w:t>
      </w:r>
    </w:p>
    <w:p w14:paraId="02C89761" w14:textId="77777777" w:rsidR="00502218" w:rsidRPr="007F2494" w:rsidRDefault="00502218" w:rsidP="00DE15F1">
      <w:pPr>
        <w:spacing w:after="0" w:line="240" w:lineRule="auto"/>
        <w:jc w:val="both"/>
        <w:rPr>
          <w:rFonts w:eastAsia="Times New Roman" w:cs="Calibri"/>
          <w:shd w:val="clear" w:color="auto" w:fill="FFFFFF"/>
        </w:rPr>
      </w:pPr>
    </w:p>
    <w:p w14:paraId="64640D5F" w14:textId="77777777" w:rsidR="00502218" w:rsidRPr="007F2494" w:rsidRDefault="00502218" w:rsidP="00DE15F1">
      <w:pPr>
        <w:spacing w:after="0" w:line="240" w:lineRule="auto"/>
        <w:jc w:val="both"/>
        <w:rPr>
          <w:rFonts w:eastAsia="Times New Roman" w:cs="Calibri"/>
          <w:shd w:val="clear" w:color="auto" w:fill="FFFFFF"/>
        </w:rPr>
      </w:pPr>
      <w:r w:rsidRPr="007F2494">
        <w:rPr>
          <w:rFonts w:eastAsia="Times New Roman" w:cs="Calibri"/>
          <w:shd w:val="clear" w:color="auto" w:fill="FFFFFF"/>
        </w:rPr>
        <w:t xml:space="preserve">Bertelli C, Laird MR, Williams KP, Fraser S University Research Computing Group, Lau BY, Hoadl G, Winsor GL &amp; Brinkman FSL. 2017 IslandViewer 4: expanded prediction of genomic islands for larger-scale datasets. </w:t>
      </w:r>
      <w:r w:rsidRPr="007F2494">
        <w:rPr>
          <w:rFonts w:eastAsia="Times New Roman" w:cs="Calibri"/>
          <w:i/>
          <w:iCs/>
          <w:shd w:val="clear" w:color="auto" w:fill="FFFFFF"/>
        </w:rPr>
        <w:t>Nucleic Acids Research</w:t>
      </w:r>
      <w:r w:rsidRPr="007F2494">
        <w:rPr>
          <w:rFonts w:eastAsia="Times New Roman" w:cs="Calibri"/>
          <w:iCs/>
          <w:shd w:val="clear" w:color="auto" w:fill="FFFFFF"/>
        </w:rPr>
        <w:t>. (doi:10.1093/nar/gkx343)</w:t>
      </w:r>
    </w:p>
    <w:p w14:paraId="6D61EB00" w14:textId="77777777" w:rsidR="00502218" w:rsidRPr="007F2494" w:rsidRDefault="00502218" w:rsidP="00DE15F1">
      <w:pPr>
        <w:spacing w:after="0" w:line="240" w:lineRule="auto"/>
        <w:jc w:val="both"/>
        <w:rPr>
          <w:rFonts w:eastAsia="Times New Roman" w:cs="Calibri"/>
          <w:shd w:val="clear" w:color="auto" w:fill="FFFFFF"/>
        </w:rPr>
      </w:pPr>
    </w:p>
    <w:p w14:paraId="08A4B92A" w14:textId="0E8E25E7" w:rsidR="00E22598" w:rsidRDefault="00E22598" w:rsidP="00194D30">
      <w:pPr>
        <w:rPr>
          <w:ins w:id="25" w:author="Joaquim Claivaz" w:date="2017-06-05T16:33:00Z"/>
        </w:rPr>
      </w:pPr>
      <w:ins w:id="26" w:author="Joaquim Claivaz" w:date="2017-06-05T16:28:00Z">
        <w:r>
          <w:t xml:space="preserve">Drazic </w:t>
        </w:r>
      </w:ins>
      <w:ins w:id="27" w:author="Joaquim Claivaz" w:date="2017-06-05T16:29:00Z">
        <w:r>
          <w:t>A, Myklebust LM, Ree R</w:t>
        </w:r>
      </w:ins>
      <w:ins w:id="28" w:author="Virginie" w:date="2017-06-05T17:07:00Z">
        <w:r w:rsidR="009B7D82">
          <w:t xml:space="preserve"> &amp;</w:t>
        </w:r>
      </w:ins>
      <w:ins w:id="29" w:author="Joaquim Claivaz" w:date="2017-06-05T16:29:00Z">
        <w:r>
          <w:t xml:space="preserve"> Arnesen T</w:t>
        </w:r>
      </w:ins>
      <w:ins w:id="30" w:author="Virginie" w:date="2017-06-05T17:07:00Z">
        <w:r w:rsidR="00826203">
          <w:t>.</w:t>
        </w:r>
      </w:ins>
      <w:ins w:id="31" w:author="Joaquim Claivaz" w:date="2017-06-05T16:29:00Z">
        <w:r>
          <w:t xml:space="preserve"> 2016 The world of protein acetylation. </w:t>
        </w:r>
      </w:ins>
      <w:ins w:id="32" w:author="Joaquim Claivaz" w:date="2017-06-05T16:30:00Z">
        <w:r>
          <w:rPr>
            <w:i/>
          </w:rPr>
          <w:t>Biochimica et Biophysica Acta -</w:t>
        </w:r>
      </w:ins>
      <w:ins w:id="33" w:author="Virginie" w:date="2017-06-05T17:07:00Z">
        <w:r w:rsidR="00826203">
          <w:rPr>
            <w:i/>
          </w:rPr>
          <w:t xml:space="preserve"> </w:t>
        </w:r>
      </w:ins>
      <w:ins w:id="34" w:author="Joaquim Claivaz" w:date="2017-06-05T16:30:00Z">
        <w:r>
          <w:rPr>
            <w:i/>
          </w:rPr>
          <w:t>Proteins and Proteomics</w:t>
        </w:r>
      </w:ins>
      <w:ins w:id="35" w:author="Joaquim Claivaz" w:date="2017-06-05T16:31:00Z">
        <w:r>
          <w:rPr>
            <w:i/>
          </w:rPr>
          <w:t xml:space="preserve">. </w:t>
        </w:r>
        <w:r>
          <w:rPr>
            <w:b/>
          </w:rPr>
          <w:t xml:space="preserve">1864: </w:t>
        </w:r>
        <w:r>
          <w:t xml:space="preserve">1372-1401 </w:t>
        </w:r>
        <w:r w:rsidRPr="00E22598">
          <w:t>(</w:t>
        </w:r>
      </w:ins>
      <w:ins w:id="36" w:author="Joaquim Claivaz" w:date="2017-06-05T16:32:00Z">
        <w:r w:rsidRPr="00826203">
          <w:t>doi</w:t>
        </w:r>
      </w:ins>
      <w:ins w:id="37" w:author="Virginie" w:date="2017-06-05T17:07:00Z">
        <w:r w:rsidR="00826203">
          <w:t>:</w:t>
        </w:r>
      </w:ins>
      <w:ins w:id="38" w:author="Joaquim Claivaz" w:date="2017-06-05T16:32:00Z">
        <w:r w:rsidRPr="00826203">
          <w:t>10.1016/j.bbapap.2016.06.007</w:t>
        </w:r>
        <w:r w:rsidRPr="00E22598">
          <w:t>)</w:t>
        </w:r>
      </w:ins>
    </w:p>
    <w:p w14:paraId="32603708" w14:textId="2BD2EEC8" w:rsidR="00E22598" w:rsidRPr="00E22598" w:rsidRDefault="00E22598" w:rsidP="00194D30">
      <w:ins w:id="39" w:author="Joaquim Claivaz" w:date="2017-06-05T16:33:00Z">
        <w:r w:rsidRPr="00E22598">
          <w:t>Nesterchuk MV, Sergiev PV</w:t>
        </w:r>
      </w:ins>
      <w:ins w:id="40" w:author="Virginie" w:date="2017-06-05T17:07:00Z">
        <w:r w:rsidR="00826203">
          <w:t xml:space="preserve"> &amp;</w:t>
        </w:r>
      </w:ins>
      <w:r w:rsidR="008E5050">
        <w:t xml:space="preserve"> </w:t>
      </w:r>
      <w:ins w:id="41" w:author="Joaquim Claivaz" w:date="2017-06-05T16:33:00Z">
        <w:r w:rsidRPr="00E22598">
          <w:t>Donstova OA</w:t>
        </w:r>
      </w:ins>
      <w:ins w:id="42" w:author="Virginie" w:date="2017-06-05T17:07:00Z">
        <w:r w:rsidR="00826203">
          <w:t>.</w:t>
        </w:r>
      </w:ins>
      <w:ins w:id="43" w:author="Joaquim Claivaz" w:date="2017-06-05T16:33:00Z">
        <w:r w:rsidRPr="00E22598">
          <w:t xml:space="preserve"> </w:t>
        </w:r>
      </w:ins>
      <w:ins w:id="44" w:author="Joaquim Claivaz" w:date="2017-06-05T16:34:00Z">
        <w:r w:rsidRPr="00826203">
          <w:t>2011 Posttranslational Modifications of Ribosomal Proteins in Escherichia coli</w:t>
        </w:r>
      </w:ins>
      <w:ins w:id="45" w:author="Joaquim Claivaz" w:date="2017-06-05T16:35:00Z">
        <w:r w:rsidRPr="00826203">
          <w:t xml:space="preserve">. </w:t>
        </w:r>
        <w:r w:rsidRPr="00826203">
          <w:rPr>
            <w:i/>
          </w:rPr>
          <w:t xml:space="preserve">Acta Naturae. </w:t>
        </w:r>
        <w:r>
          <w:rPr>
            <w:b/>
          </w:rPr>
          <w:t>3:</w:t>
        </w:r>
        <w:r>
          <w:t xml:space="preserve"> 22-33</w:t>
        </w:r>
      </w:ins>
    </w:p>
    <w:p w14:paraId="5ACCE6A3" w14:textId="77777777" w:rsidR="00194D30" w:rsidRPr="00E22598" w:rsidRDefault="00194D30" w:rsidP="00194D30">
      <w:r w:rsidRPr="00E22598">
        <w:br w:type="page"/>
      </w:r>
    </w:p>
    <w:p w14:paraId="01B8EF5C" w14:textId="77777777" w:rsidR="00194D30" w:rsidRDefault="00194D30" w:rsidP="00194D30">
      <w:pPr>
        <w:pStyle w:val="Heading1"/>
        <w:rPr>
          <w:rFonts w:asciiTheme="minorHAnsi" w:hAnsiTheme="minorHAnsi"/>
        </w:rPr>
      </w:pPr>
      <w:r w:rsidRPr="00AA6645">
        <w:rPr>
          <w:rFonts w:asciiTheme="minorHAnsi" w:hAnsiTheme="minorHAnsi"/>
        </w:rPr>
        <w:lastRenderedPageBreak/>
        <w:t>Supplement Materials</w:t>
      </w:r>
    </w:p>
    <w:p w14:paraId="65A08DBD" w14:textId="77777777" w:rsidR="00620447" w:rsidRDefault="0013143C" w:rsidP="00620447">
      <w:pPr>
        <w:pStyle w:val="Heading2"/>
        <w:rPr>
          <w:rFonts w:asciiTheme="minorHAnsi" w:hAnsiTheme="minorHAnsi"/>
        </w:rPr>
      </w:pPr>
      <w:r w:rsidRPr="00AA6645">
        <w:rPr>
          <w:rFonts w:asciiTheme="minorHAnsi" w:hAnsiTheme="minorHAnsi"/>
        </w:rPr>
        <w:t xml:space="preserve">S1: </w:t>
      </w:r>
      <w:r>
        <w:rPr>
          <w:rFonts w:asciiTheme="minorHAnsi" w:hAnsiTheme="minorHAnsi"/>
        </w:rPr>
        <w:t>distribution of percentage of identity of every blast hits</w:t>
      </w:r>
    </w:p>
    <w:p w14:paraId="516B62D0" w14:textId="5B6A85DE" w:rsidR="00620447" w:rsidRDefault="00620447" w:rsidP="00620447">
      <w:pPr>
        <w:pStyle w:val="Heading2"/>
        <w:jc w:val="center"/>
        <w:rPr>
          <w:rFonts w:asciiTheme="minorHAnsi" w:hAnsiTheme="minorHAnsi"/>
        </w:rPr>
      </w:pPr>
      <w:r>
        <w:rPr>
          <w:rFonts w:asciiTheme="minorHAnsi" w:hAnsiTheme="minorHAnsi"/>
          <w:noProof/>
        </w:rPr>
        <w:drawing>
          <wp:inline distT="0" distB="0" distL="0" distR="0" wp14:anchorId="4C41F57A" wp14:editId="2C60BA42">
            <wp:extent cx="4229100" cy="3779274"/>
            <wp:effectExtent l="0" t="0" r="0" b="0"/>
            <wp:docPr id="10" name="Picture 10" descr="Macintosh HD:Users:Baboo19:Documents:Master:Printemps_17:SAGE:Results:Density_percent_identity_bla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boo19:Documents:Master:Printemps_17:SAGE:Results:Density_percent_identity_blast.pdf"/>
                    <pic:cNvPicPr>
                      <a:picLocks noChangeAspect="1" noChangeArrowheads="1"/>
                    </pic:cNvPicPr>
                  </pic:nvPicPr>
                  <pic:blipFill rotWithShape="1">
                    <a:blip r:embed="rId16">
                      <a:extLst>
                        <a:ext uri="{28A0092B-C50C-407E-A947-70E740481C1C}">
                          <a14:useLocalDpi xmlns:a14="http://schemas.microsoft.com/office/drawing/2010/main" val="0"/>
                        </a:ext>
                      </a:extLst>
                    </a:blip>
                    <a:srcRect t="10636"/>
                    <a:stretch/>
                  </pic:blipFill>
                  <pic:spPr bwMode="auto">
                    <a:xfrm>
                      <a:off x="0" y="0"/>
                      <a:ext cx="4229243" cy="3779402"/>
                    </a:xfrm>
                    <a:prstGeom prst="rect">
                      <a:avLst/>
                    </a:prstGeom>
                    <a:noFill/>
                    <a:ln>
                      <a:noFill/>
                    </a:ln>
                    <a:extLst>
                      <a:ext uri="{53640926-AAD7-44d8-BBD7-CCE9431645EC}">
                        <a14:shadowObscured xmlns:a14="http://schemas.microsoft.com/office/drawing/2010/main"/>
                      </a:ext>
                    </a:extLst>
                  </pic:spPr>
                </pic:pic>
              </a:graphicData>
            </a:graphic>
          </wp:inline>
        </w:drawing>
      </w:r>
    </w:p>
    <w:p w14:paraId="77D48EB1" w14:textId="2CC46C52" w:rsidR="00620447" w:rsidRPr="00550220" w:rsidRDefault="00620447" w:rsidP="00620447">
      <w:pPr>
        <w:pStyle w:val="Caption"/>
        <w:jc w:val="center"/>
      </w:pPr>
      <w:r w:rsidRPr="00AA6645">
        <w:t xml:space="preserve">Figure </w:t>
      </w:r>
      <w:r w:rsidR="00B24D25">
        <w:fldChar w:fldCharType="begin"/>
      </w:r>
      <w:r w:rsidR="00B24D25">
        <w:instrText xml:space="preserve"> SEQ Figure \* ARABIC </w:instrText>
      </w:r>
      <w:r w:rsidR="00B24D25">
        <w:fldChar w:fldCharType="separate"/>
      </w:r>
      <w:r w:rsidR="00B24D25">
        <w:rPr>
          <w:noProof/>
        </w:rPr>
        <w:t>3</w:t>
      </w:r>
      <w:r w:rsidR="00B24D25">
        <w:rPr>
          <w:noProof/>
        </w:rPr>
        <w:fldChar w:fldCharType="end"/>
      </w:r>
      <w:r w:rsidRPr="00AA6645">
        <w:t xml:space="preserve">: </w:t>
      </w:r>
      <w:r w:rsidR="00173BC9">
        <w:rPr>
          <w:b/>
        </w:rPr>
        <w:t xml:space="preserve">Density plot of </w:t>
      </w:r>
      <w:r w:rsidR="00D6017B">
        <w:rPr>
          <w:b/>
        </w:rPr>
        <w:t xml:space="preserve">the </w:t>
      </w:r>
      <w:r w:rsidR="00173BC9">
        <w:rPr>
          <w:b/>
        </w:rPr>
        <w:t>percentage of identity of every blast hits</w:t>
      </w:r>
      <w:r w:rsidRPr="00AA6645">
        <w:rPr>
          <w:b/>
        </w:rPr>
        <w:t xml:space="preserve">. </w:t>
      </w:r>
      <w:ins w:id="46" w:author="Joaquim Claivaz" w:date="2017-06-05T16:06:00Z">
        <w:r w:rsidR="00550220">
          <w:t>Vertical red line represents the chosen threshold (50%).</w:t>
        </w:r>
      </w:ins>
    </w:p>
    <w:p w14:paraId="7AA06F23" w14:textId="77777777" w:rsidR="00620447" w:rsidRPr="00620447" w:rsidRDefault="00620447" w:rsidP="00620447"/>
    <w:p w14:paraId="5DBCED34" w14:textId="1FBAB4D5" w:rsidR="0013143C" w:rsidRPr="00AA6645" w:rsidRDefault="0013143C" w:rsidP="0013143C">
      <w:pPr>
        <w:pStyle w:val="Heading2"/>
        <w:rPr>
          <w:rFonts w:asciiTheme="minorHAnsi" w:hAnsiTheme="minorHAnsi"/>
        </w:rPr>
      </w:pPr>
      <w:r w:rsidRPr="00AA6645">
        <w:rPr>
          <w:rFonts w:asciiTheme="minorHAnsi" w:hAnsiTheme="minorHAnsi"/>
        </w:rPr>
        <w:t xml:space="preserve">  </w:t>
      </w:r>
    </w:p>
    <w:p w14:paraId="7A55F7BB" w14:textId="77777777" w:rsidR="0013143C" w:rsidRPr="0013143C" w:rsidRDefault="0013143C" w:rsidP="0013143C"/>
    <w:p w14:paraId="6070E225" w14:textId="77777777" w:rsidR="00620447" w:rsidRDefault="00620447" w:rsidP="00194D30">
      <w:pPr>
        <w:pStyle w:val="Heading2"/>
        <w:rPr>
          <w:rFonts w:asciiTheme="minorHAnsi" w:hAnsiTheme="minorHAnsi"/>
        </w:rPr>
        <w:sectPr w:rsidR="00620447">
          <w:headerReference w:type="default" r:id="rId17"/>
          <w:footerReference w:type="even" r:id="rId18"/>
          <w:footerReference w:type="default" r:id="rId19"/>
          <w:pgSz w:w="12240" w:h="15840"/>
          <w:pgMar w:top="1417" w:right="1417" w:bottom="1417" w:left="1417" w:header="708" w:footer="708" w:gutter="0"/>
          <w:cols w:space="708"/>
          <w:docGrid w:linePitch="360"/>
        </w:sectPr>
      </w:pPr>
    </w:p>
    <w:p w14:paraId="2EC33E5E" w14:textId="55EF8291" w:rsidR="00890279" w:rsidRPr="00AA6645" w:rsidRDefault="00194D30" w:rsidP="00194D30">
      <w:pPr>
        <w:pStyle w:val="Heading2"/>
        <w:rPr>
          <w:rFonts w:asciiTheme="minorHAnsi" w:hAnsiTheme="minorHAnsi"/>
        </w:rPr>
      </w:pPr>
      <w:r w:rsidRPr="00AA6645">
        <w:rPr>
          <w:rFonts w:asciiTheme="minorHAnsi" w:hAnsiTheme="minorHAnsi"/>
        </w:rPr>
        <w:lastRenderedPageBreak/>
        <w:t>S1: putative ancient HGT</w:t>
      </w:r>
      <w:r w:rsidR="00890279" w:rsidRPr="00AA6645">
        <w:rPr>
          <w:rFonts w:asciiTheme="minorHAnsi" w:hAnsiTheme="minorHAnsi"/>
        </w:rPr>
        <w:t xml:space="preserve">  </w:t>
      </w:r>
    </w:p>
    <w:p w14:paraId="133C5A7F" w14:textId="77777777" w:rsidR="00D75A0A" w:rsidRPr="00AA6645" w:rsidRDefault="00D75A0A" w:rsidP="00D75A0A">
      <w:pPr>
        <w:pStyle w:val="Caption"/>
        <w:jc w:val="center"/>
      </w:pPr>
    </w:p>
    <w:p w14:paraId="0D68630D" w14:textId="77777777" w:rsidR="00D75A0A" w:rsidRPr="00AA6645" w:rsidRDefault="00D75A0A" w:rsidP="00D75A0A">
      <w:pPr>
        <w:keepNext/>
      </w:pPr>
      <w:r w:rsidRPr="00AA6645">
        <w:rPr>
          <w:noProof/>
        </w:rPr>
        <w:drawing>
          <wp:inline distT="0" distB="0" distL="0" distR="0" wp14:anchorId="735150D5" wp14:editId="119701BA">
            <wp:extent cx="5972810" cy="551053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5510530"/>
                    </a:xfrm>
                    <a:prstGeom prst="rect">
                      <a:avLst/>
                    </a:prstGeom>
                  </pic:spPr>
                </pic:pic>
              </a:graphicData>
            </a:graphic>
          </wp:inline>
        </w:drawing>
      </w:r>
    </w:p>
    <w:p w14:paraId="78ACA3F0" w14:textId="5A148A92" w:rsidR="00D75A0A" w:rsidRPr="00AA6645" w:rsidRDefault="00D75A0A" w:rsidP="00D75A0A">
      <w:pPr>
        <w:pStyle w:val="Caption"/>
        <w:jc w:val="center"/>
      </w:pPr>
      <w:r w:rsidRPr="00AA6645">
        <w:t xml:space="preserve">Figure </w:t>
      </w:r>
      <w:r w:rsidR="0093115C">
        <w:t>4</w:t>
      </w:r>
      <w:r w:rsidRPr="00AA6645">
        <w:t xml:space="preserve">: </w:t>
      </w:r>
      <w:r w:rsidRPr="00AA6645">
        <w:rPr>
          <w:b/>
        </w:rPr>
        <w:t xml:space="preserve">Scatter plot of sequences similarity in function of the taxonomical distance for the gene family 1060, specific to bumble and honey bees. </w:t>
      </w:r>
      <w:r w:rsidRPr="00AA6645">
        <w:t>The different distance levels are: 1. Lactobacillus, 2. Lactobacillaceae, 3. Lactobacillales, 4. Bacilli, 5. Firmicutes, 6. Bacteria, 7. None (Archae, Eukaryota, contaminations).</w:t>
      </w:r>
    </w:p>
    <w:p w14:paraId="121A3390" w14:textId="77777777" w:rsidR="00D75A0A" w:rsidRPr="00AA6645" w:rsidRDefault="00D75A0A" w:rsidP="00D75A0A">
      <w:pPr>
        <w:keepNext/>
      </w:pPr>
      <w:r w:rsidRPr="00AA6645">
        <w:rPr>
          <w:noProof/>
        </w:rPr>
        <w:lastRenderedPageBreak/>
        <w:drawing>
          <wp:inline distT="0" distB="0" distL="0" distR="0" wp14:anchorId="692A0A45" wp14:editId="0CD8E0C5">
            <wp:extent cx="5972810" cy="54121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5412105"/>
                    </a:xfrm>
                    <a:prstGeom prst="rect">
                      <a:avLst/>
                    </a:prstGeom>
                  </pic:spPr>
                </pic:pic>
              </a:graphicData>
            </a:graphic>
          </wp:inline>
        </w:drawing>
      </w:r>
    </w:p>
    <w:p w14:paraId="1238DB14" w14:textId="78BAF1C9" w:rsidR="00D75A0A" w:rsidRPr="00AA6645" w:rsidRDefault="00D75A0A" w:rsidP="00D75A0A">
      <w:pPr>
        <w:pStyle w:val="Caption"/>
        <w:jc w:val="center"/>
      </w:pPr>
      <w:r w:rsidRPr="00AA6645">
        <w:t xml:space="preserve">Figure </w:t>
      </w:r>
      <w:r w:rsidR="0093115C">
        <w:t>5</w:t>
      </w:r>
      <w:r w:rsidRPr="00AA6645">
        <w:t xml:space="preserve">: </w:t>
      </w:r>
      <w:r w:rsidRPr="00AA6645">
        <w:rPr>
          <w:b/>
        </w:rPr>
        <w:t xml:space="preserve">Scatter plot of sequences similarity in function of the taxonomical distance for the gene family 1061, specific to bumble and honey bees. </w:t>
      </w:r>
      <w:r w:rsidRPr="00AA6645">
        <w:t>The different distance levels are: 1. Lactobacillus, 2. Lactobacillaceae, 3. Lactobacillales, 4. Bacilli, 5. Firmicutes, 6. Bacteria, 7. None (Archae, Eukaryota, contaminations).</w:t>
      </w:r>
    </w:p>
    <w:p w14:paraId="2A3957D9" w14:textId="77777777" w:rsidR="00D75A0A" w:rsidRPr="00AA6645" w:rsidRDefault="00D75A0A" w:rsidP="00D75A0A">
      <w:pPr>
        <w:keepNext/>
      </w:pPr>
      <w:r w:rsidRPr="00AA6645">
        <w:rPr>
          <w:noProof/>
        </w:rPr>
        <w:lastRenderedPageBreak/>
        <w:drawing>
          <wp:inline distT="0" distB="0" distL="0" distR="0" wp14:anchorId="7733A806" wp14:editId="13C1F2CE">
            <wp:extent cx="5972810" cy="546989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5469890"/>
                    </a:xfrm>
                    <a:prstGeom prst="rect">
                      <a:avLst/>
                    </a:prstGeom>
                  </pic:spPr>
                </pic:pic>
              </a:graphicData>
            </a:graphic>
          </wp:inline>
        </w:drawing>
      </w:r>
    </w:p>
    <w:p w14:paraId="74EBE18B" w14:textId="7DF119BE" w:rsidR="00D75A0A" w:rsidRPr="00AA6645" w:rsidRDefault="00D75A0A" w:rsidP="00D75A0A">
      <w:pPr>
        <w:pStyle w:val="Caption"/>
        <w:jc w:val="center"/>
      </w:pPr>
      <w:r w:rsidRPr="00AA6645">
        <w:t xml:space="preserve">Figure </w:t>
      </w:r>
      <w:r w:rsidR="0093115C">
        <w:t>6</w:t>
      </w:r>
      <w:r w:rsidRPr="00AA6645">
        <w:t xml:space="preserve">: </w:t>
      </w:r>
      <w:r w:rsidRPr="00AA6645">
        <w:rPr>
          <w:b/>
        </w:rPr>
        <w:t xml:space="preserve">Scatter plot of sequences similarity in function of the taxonomical distance for the gene family 1062, specific to bumble and honey bees. </w:t>
      </w:r>
      <w:r w:rsidRPr="00AA6645">
        <w:t>The different distance levels are: 1. Lactobacillus, 2. Lactobacillaceae, 3. Lactobacillales, 4. Bacilli, 5. Firmicutes, 6. Bacteria, 7. None (Archae, Eukaryota, contaminations).</w:t>
      </w:r>
    </w:p>
    <w:p w14:paraId="183876CD" w14:textId="77777777" w:rsidR="00D75A0A" w:rsidRPr="00AA6645" w:rsidRDefault="00D75A0A" w:rsidP="00D75A0A">
      <w:pPr>
        <w:keepNext/>
      </w:pPr>
      <w:r w:rsidRPr="00AA6645">
        <w:rPr>
          <w:noProof/>
        </w:rPr>
        <w:lastRenderedPageBreak/>
        <w:drawing>
          <wp:inline distT="0" distB="0" distL="0" distR="0" wp14:anchorId="128C8FCC" wp14:editId="3575391C">
            <wp:extent cx="5972810" cy="542671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426710"/>
                    </a:xfrm>
                    <a:prstGeom prst="rect">
                      <a:avLst/>
                    </a:prstGeom>
                  </pic:spPr>
                </pic:pic>
              </a:graphicData>
            </a:graphic>
          </wp:inline>
        </w:drawing>
      </w:r>
    </w:p>
    <w:p w14:paraId="49326020" w14:textId="2B456894" w:rsidR="00D75A0A" w:rsidRPr="00AA6645" w:rsidRDefault="00D75A0A" w:rsidP="00D75A0A">
      <w:pPr>
        <w:pStyle w:val="Caption"/>
        <w:jc w:val="center"/>
      </w:pPr>
      <w:r w:rsidRPr="00AA6645">
        <w:t xml:space="preserve">Figure </w:t>
      </w:r>
      <w:r w:rsidR="0093115C">
        <w:t>7</w:t>
      </w:r>
      <w:r w:rsidRPr="00AA6645">
        <w:t xml:space="preserve">: </w:t>
      </w:r>
      <w:r w:rsidRPr="00AA6645">
        <w:rPr>
          <w:b/>
        </w:rPr>
        <w:t xml:space="preserve">Scatter plot of sequences similarity in function of the taxonomical distance for the gene family 1063, specific to bumble and honey bees. </w:t>
      </w:r>
      <w:r w:rsidRPr="00AA6645">
        <w:t>The different distance levels are: 1. Lactobacillus, 2. Lactobacillaceae, 3. Lactobacillales, 4. Bacilli, 5. Firmicutes, 6. Bacteria, 7. None (Archae, Eukaryota, contaminations).</w:t>
      </w:r>
    </w:p>
    <w:p w14:paraId="2C9E9AAC" w14:textId="77777777" w:rsidR="00D75A0A" w:rsidRPr="00AA6645" w:rsidRDefault="00D75A0A" w:rsidP="00D75A0A">
      <w:pPr>
        <w:keepNext/>
      </w:pPr>
      <w:r w:rsidRPr="00AA6645">
        <w:rPr>
          <w:noProof/>
        </w:rPr>
        <w:lastRenderedPageBreak/>
        <w:drawing>
          <wp:inline distT="0" distB="0" distL="0" distR="0" wp14:anchorId="6D1CC342" wp14:editId="037B9DE3">
            <wp:extent cx="5972810" cy="55118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5511800"/>
                    </a:xfrm>
                    <a:prstGeom prst="rect">
                      <a:avLst/>
                    </a:prstGeom>
                  </pic:spPr>
                </pic:pic>
              </a:graphicData>
            </a:graphic>
          </wp:inline>
        </w:drawing>
      </w:r>
    </w:p>
    <w:p w14:paraId="5BA0734D" w14:textId="76A77C13" w:rsidR="00D75A0A" w:rsidRPr="00AA6645" w:rsidRDefault="00D75A0A" w:rsidP="00D75A0A">
      <w:pPr>
        <w:pStyle w:val="Caption"/>
        <w:jc w:val="center"/>
      </w:pPr>
      <w:r w:rsidRPr="00AA6645">
        <w:t xml:space="preserve">Figure </w:t>
      </w:r>
      <w:r w:rsidR="0093115C">
        <w:t>8</w:t>
      </w:r>
      <w:r w:rsidRPr="00AA6645">
        <w:t xml:space="preserve">: </w:t>
      </w:r>
      <w:r w:rsidRPr="00AA6645">
        <w:rPr>
          <w:b/>
        </w:rPr>
        <w:t>Scatter plot of sequences similarity in function of the taxonomical distance for the gene family 106</w:t>
      </w:r>
      <w:r w:rsidR="001F2322" w:rsidRPr="00AA6645">
        <w:rPr>
          <w:b/>
        </w:rPr>
        <w:t>4</w:t>
      </w:r>
      <w:r w:rsidRPr="00AA6645">
        <w:rPr>
          <w:b/>
        </w:rPr>
        <w:t xml:space="preserve">, specific to bumble and honey bees. </w:t>
      </w:r>
      <w:r w:rsidRPr="00AA6645">
        <w:t>The different distance levels are: 1. Lactobacillus, 2. Lactobacillaceae, 3. Lactobacillales, 4. Bacilli, 5. Firmicutes, 6. Bacteria, 7. None (Archae, Eukaryota, contaminations).</w:t>
      </w:r>
    </w:p>
    <w:p w14:paraId="3574415E" w14:textId="77777777" w:rsidR="001F2322" w:rsidRPr="00AA6645" w:rsidRDefault="001F2322" w:rsidP="001F2322">
      <w:pPr>
        <w:keepNext/>
      </w:pPr>
      <w:r w:rsidRPr="00AA6645">
        <w:rPr>
          <w:noProof/>
        </w:rPr>
        <w:lastRenderedPageBreak/>
        <w:drawing>
          <wp:inline distT="0" distB="0" distL="0" distR="0" wp14:anchorId="3864B7F3" wp14:editId="0AF1BEBF">
            <wp:extent cx="5972810" cy="5596255"/>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5596255"/>
                    </a:xfrm>
                    <a:prstGeom prst="rect">
                      <a:avLst/>
                    </a:prstGeom>
                  </pic:spPr>
                </pic:pic>
              </a:graphicData>
            </a:graphic>
          </wp:inline>
        </w:drawing>
      </w:r>
    </w:p>
    <w:p w14:paraId="47FC784F" w14:textId="1EFDE402" w:rsidR="001F2322" w:rsidRPr="00AA6645" w:rsidRDefault="001F2322" w:rsidP="001F2322">
      <w:pPr>
        <w:pStyle w:val="Caption"/>
        <w:jc w:val="center"/>
      </w:pPr>
      <w:r w:rsidRPr="00AA6645">
        <w:t xml:space="preserve">Figure </w:t>
      </w:r>
      <w:r w:rsidR="0093115C">
        <w:t>9</w:t>
      </w:r>
      <w:r w:rsidRPr="00AA6645">
        <w:t xml:space="preserve">: </w:t>
      </w:r>
      <w:r w:rsidRPr="00AA6645">
        <w:rPr>
          <w:b/>
        </w:rPr>
        <w:t xml:space="preserve">Scatter plot of sequences similarity in function of the taxonomical distance for the gene family 1066, specific to bumble and honey bees. </w:t>
      </w:r>
      <w:r w:rsidRPr="00AA6645">
        <w:t>The different distance levels are: 1. Lactobacillus, 2. Lactobacillaceae, 3. Lactobacillales, 4. Bacilli, 5. Firmicutes, 6. Bacteria, 7. None (Archae, Eukaryota, contaminations).</w:t>
      </w:r>
    </w:p>
    <w:p w14:paraId="3BA03B47" w14:textId="77777777" w:rsidR="001F2322" w:rsidRPr="00AA6645" w:rsidRDefault="001F2322" w:rsidP="001F2322"/>
    <w:p w14:paraId="0D0EDEB3" w14:textId="77777777" w:rsidR="001F2322" w:rsidRPr="00AA6645" w:rsidRDefault="001F2322" w:rsidP="001F2322">
      <w:pPr>
        <w:keepNext/>
      </w:pPr>
      <w:r w:rsidRPr="00AA6645">
        <w:rPr>
          <w:noProof/>
        </w:rPr>
        <w:lastRenderedPageBreak/>
        <w:drawing>
          <wp:inline distT="0" distB="0" distL="0" distR="0" wp14:anchorId="772F5437" wp14:editId="6DBEAFF9">
            <wp:extent cx="5972810" cy="55130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5513070"/>
                    </a:xfrm>
                    <a:prstGeom prst="rect">
                      <a:avLst/>
                    </a:prstGeom>
                  </pic:spPr>
                </pic:pic>
              </a:graphicData>
            </a:graphic>
          </wp:inline>
        </w:drawing>
      </w:r>
    </w:p>
    <w:p w14:paraId="0E822C95" w14:textId="5D1AC272" w:rsidR="00D75A0A" w:rsidRPr="00AA6645" w:rsidRDefault="001F2322" w:rsidP="001F2322">
      <w:pPr>
        <w:pStyle w:val="Caption"/>
        <w:jc w:val="center"/>
      </w:pPr>
      <w:r w:rsidRPr="00AA6645">
        <w:t xml:space="preserve">Figure </w:t>
      </w:r>
      <w:r w:rsidR="00884A6F">
        <w:t>10</w:t>
      </w:r>
      <w:r w:rsidRPr="00AA6645">
        <w:t xml:space="preserve">: </w:t>
      </w:r>
      <w:r w:rsidRPr="00AA6645">
        <w:rPr>
          <w:b/>
        </w:rPr>
        <w:t xml:space="preserve">Scatter plot of sequences similarity in function of the taxonomical distance for the gene family 1067, specific to bumble and honey bees. </w:t>
      </w:r>
      <w:r w:rsidRPr="00AA6645">
        <w:t>The different distance levels are: 1. Lactobacillus, 2. Lactobacillaceae, 3. Lactobacillales, 4. Bacilli, 5. Firmicutes, 6. Bacteria, 7. None (Archae, Eukaryota, contaminations).</w:t>
      </w:r>
    </w:p>
    <w:p w14:paraId="32F50268" w14:textId="77777777" w:rsidR="001F2322" w:rsidRPr="00AA6645" w:rsidRDefault="001F2322" w:rsidP="001F2322"/>
    <w:p w14:paraId="7C6A250C" w14:textId="77777777" w:rsidR="001F2322" w:rsidRPr="00AA6645" w:rsidRDefault="001F2322" w:rsidP="001F2322">
      <w:pPr>
        <w:keepNext/>
      </w:pPr>
      <w:r w:rsidRPr="00AA6645">
        <w:rPr>
          <w:noProof/>
        </w:rPr>
        <w:lastRenderedPageBreak/>
        <w:drawing>
          <wp:inline distT="0" distB="0" distL="0" distR="0" wp14:anchorId="4771D62C" wp14:editId="7532336B">
            <wp:extent cx="5972810" cy="545655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5456555"/>
                    </a:xfrm>
                    <a:prstGeom prst="rect">
                      <a:avLst/>
                    </a:prstGeom>
                  </pic:spPr>
                </pic:pic>
              </a:graphicData>
            </a:graphic>
          </wp:inline>
        </w:drawing>
      </w:r>
    </w:p>
    <w:p w14:paraId="0F1C3253" w14:textId="0361499D" w:rsidR="00D75A0A" w:rsidRPr="00AA6645" w:rsidRDefault="001F2322" w:rsidP="001F2322">
      <w:pPr>
        <w:pStyle w:val="Caption"/>
        <w:jc w:val="center"/>
      </w:pPr>
      <w:r w:rsidRPr="00AA6645">
        <w:t xml:space="preserve">Figure </w:t>
      </w:r>
      <w:r w:rsidR="00884A6F">
        <w:t>11</w:t>
      </w:r>
      <w:r w:rsidRPr="00AA6645">
        <w:t xml:space="preserve">: </w:t>
      </w:r>
      <w:r w:rsidRPr="00AA6645">
        <w:rPr>
          <w:b/>
        </w:rPr>
        <w:t xml:space="preserve">Scatter plot of sequences similarity in function of the taxonomical distance for the gene family 1072, specific to bumble and honey bees. </w:t>
      </w:r>
      <w:r w:rsidRPr="00AA6645">
        <w:t>The different distance levels are: 1. Lactobacillus, 2. Lactobacillaceae, 3. Lactobacillales, 4. Bacilli, 5. Firmicutes, 6. Bacteria, 7. None (Archae, Eukaryota, contaminations).</w:t>
      </w:r>
    </w:p>
    <w:p w14:paraId="47C36275" w14:textId="77777777" w:rsidR="001F2322" w:rsidRPr="00AA6645" w:rsidRDefault="001F2322" w:rsidP="001F2322">
      <w:pPr>
        <w:keepNext/>
      </w:pPr>
      <w:r w:rsidRPr="00AA6645">
        <w:rPr>
          <w:noProof/>
        </w:rPr>
        <w:lastRenderedPageBreak/>
        <w:drawing>
          <wp:inline distT="0" distB="0" distL="0" distR="0" wp14:anchorId="21EB7D1E" wp14:editId="622BBB71">
            <wp:extent cx="5972810" cy="548259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5482590"/>
                    </a:xfrm>
                    <a:prstGeom prst="rect">
                      <a:avLst/>
                    </a:prstGeom>
                  </pic:spPr>
                </pic:pic>
              </a:graphicData>
            </a:graphic>
          </wp:inline>
        </w:drawing>
      </w:r>
    </w:p>
    <w:p w14:paraId="2DA50735" w14:textId="0603614F" w:rsidR="001F2322" w:rsidRPr="00AA6645" w:rsidRDefault="001F2322" w:rsidP="001F2322">
      <w:pPr>
        <w:pStyle w:val="Caption"/>
        <w:jc w:val="center"/>
      </w:pPr>
      <w:r w:rsidRPr="00AA6645">
        <w:t xml:space="preserve">Figure </w:t>
      </w:r>
      <w:r w:rsidR="00884A6F">
        <w:t>12</w:t>
      </w:r>
      <w:r w:rsidRPr="00AA6645">
        <w:t xml:space="preserve">: </w:t>
      </w:r>
      <w:r w:rsidRPr="00AA6645">
        <w:rPr>
          <w:b/>
        </w:rPr>
        <w:t xml:space="preserve">Scatter plot of sequences similarity in function of the taxonomical distance for the gene family 1076, specific to bumble and honey bees. </w:t>
      </w:r>
      <w:r w:rsidRPr="00AA6645">
        <w:t>The different distance levels are: 1. Lactobacillus, 2. Lactobacillaceae, 3. Lactobacillales, 4. Bacilli, 5. Firmicutes, 6. Bacteria, 7. None (Archae, Eukaryota, contaminations).</w:t>
      </w:r>
    </w:p>
    <w:p w14:paraId="2F125AE4" w14:textId="77777777" w:rsidR="001F2322" w:rsidRPr="00AA6645" w:rsidRDefault="001F2322" w:rsidP="001F2322">
      <w:pPr>
        <w:keepNext/>
      </w:pPr>
      <w:r w:rsidRPr="00AA6645">
        <w:rPr>
          <w:noProof/>
        </w:rPr>
        <w:lastRenderedPageBreak/>
        <w:drawing>
          <wp:inline distT="0" distB="0" distL="0" distR="0" wp14:anchorId="42C2CC32" wp14:editId="46207474">
            <wp:extent cx="5972810" cy="554037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5540375"/>
                    </a:xfrm>
                    <a:prstGeom prst="rect">
                      <a:avLst/>
                    </a:prstGeom>
                  </pic:spPr>
                </pic:pic>
              </a:graphicData>
            </a:graphic>
          </wp:inline>
        </w:drawing>
      </w:r>
    </w:p>
    <w:p w14:paraId="6E35A01C" w14:textId="62CAE64C" w:rsidR="001F2322" w:rsidRPr="00AA6645" w:rsidRDefault="001F2322" w:rsidP="001F2322">
      <w:pPr>
        <w:pStyle w:val="Caption"/>
        <w:jc w:val="center"/>
      </w:pPr>
      <w:r w:rsidRPr="00AA6645">
        <w:t xml:space="preserve">Figure </w:t>
      </w:r>
      <w:r w:rsidR="00884A6F">
        <w:t>13</w:t>
      </w:r>
      <w:r w:rsidRPr="00AA6645">
        <w:t xml:space="preserve">: </w:t>
      </w:r>
      <w:r w:rsidRPr="00AA6645">
        <w:rPr>
          <w:b/>
        </w:rPr>
        <w:t xml:space="preserve">Scatter plot of sequences similarity in function of the taxonomical distance for the gene family 1077, specific to bumble and honey bees. </w:t>
      </w:r>
      <w:r w:rsidRPr="00AA6645">
        <w:t>The different distance levels are: 1. Lactobacillus, 2. Lactobacillaceae, 3. Lactobacillales, 4. Bacilli, 5. Firmicutes, 6. Bacteria, 7. None (Archae, Eukaryota, contaminations).</w:t>
      </w:r>
    </w:p>
    <w:p w14:paraId="1A4C56B9" w14:textId="77777777" w:rsidR="001F2322" w:rsidRPr="00AA6645" w:rsidRDefault="001F2322" w:rsidP="001F2322">
      <w:pPr>
        <w:keepNext/>
      </w:pPr>
      <w:r w:rsidRPr="00AA6645">
        <w:rPr>
          <w:noProof/>
        </w:rPr>
        <w:lastRenderedPageBreak/>
        <w:drawing>
          <wp:inline distT="0" distB="0" distL="0" distR="0" wp14:anchorId="66205B42" wp14:editId="0259DA02">
            <wp:extent cx="5972810" cy="552640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5526405"/>
                    </a:xfrm>
                    <a:prstGeom prst="rect">
                      <a:avLst/>
                    </a:prstGeom>
                  </pic:spPr>
                </pic:pic>
              </a:graphicData>
            </a:graphic>
          </wp:inline>
        </w:drawing>
      </w:r>
    </w:p>
    <w:p w14:paraId="7DA7B71E" w14:textId="06FF1F73" w:rsidR="001F2322" w:rsidRPr="00AA6645" w:rsidRDefault="001F2322" w:rsidP="001F2322">
      <w:pPr>
        <w:pStyle w:val="Caption"/>
        <w:jc w:val="center"/>
      </w:pPr>
      <w:r w:rsidRPr="00AA6645">
        <w:t xml:space="preserve">Figure </w:t>
      </w:r>
      <w:r w:rsidR="00884A6F">
        <w:t>14</w:t>
      </w:r>
      <w:r w:rsidRPr="00AA6645">
        <w:t xml:space="preserve">: </w:t>
      </w:r>
      <w:r w:rsidRPr="00AA6645">
        <w:rPr>
          <w:b/>
        </w:rPr>
        <w:t xml:space="preserve">Scatter plot of sequences similarity in function of the taxonomical distance for the gene family 1078, specific to bumble and honey bees. </w:t>
      </w:r>
      <w:r w:rsidRPr="00AA6645">
        <w:t>The different distance levels are: 1. Lactobacillus, 2. Lactobacillaceae, 3. Lactobacillales, 4. Bacilli, 5. Firmicutes, 6. Bacteria, 7. None (Archae, Eukaryota, contaminations).</w:t>
      </w:r>
    </w:p>
    <w:p w14:paraId="2628F7C8" w14:textId="77777777" w:rsidR="001F2322" w:rsidRPr="00AA6645" w:rsidRDefault="001F2322" w:rsidP="001F2322">
      <w:pPr>
        <w:keepNext/>
      </w:pPr>
      <w:r w:rsidRPr="00AA6645">
        <w:rPr>
          <w:noProof/>
        </w:rPr>
        <w:lastRenderedPageBreak/>
        <w:drawing>
          <wp:inline distT="0" distB="0" distL="0" distR="0" wp14:anchorId="4C0D28D6" wp14:editId="2FE476BB">
            <wp:extent cx="5972810" cy="5499735"/>
            <wp:effectExtent l="0" t="0" r="889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5499735"/>
                    </a:xfrm>
                    <a:prstGeom prst="rect">
                      <a:avLst/>
                    </a:prstGeom>
                  </pic:spPr>
                </pic:pic>
              </a:graphicData>
            </a:graphic>
          </wp:inline>
        </w:drawing>
      </w:r>
    </w:p>
    <w:p w14:paraId="0CB66D21" w14:textId="5D5E1368" w:rsidR="001F2322" w:rsidRPr="00AA6645" w:rsidRDefault="001F2322" w:rsidP="001F2322">
      <w:pPr>
        <w:pStyle w:val="Caption"/>
        <w:jc w:val="center"/>
      </w:pPr>
      <w:r w:rsidRPr="00AA6645">
        <w:t xml:space="preserve">Figure </w:t>
      </w:r>
      <w:r w:rsidR="00884A6F">
        <w:t>15</w:t>
      </w:r>
      <w:r w:rsidRPr="00AA6645">
        <w:t xml:space="preserve">: </w:t>
      </w:r>
      <w:r w:rsidRPr="00AA6645">
        <w:rPr>
          <w:b/>
        </w:rPr>
        <w:t xml:space="preserve">Scatter plot of sequences similarity in function of the taxonomical distance for the gene family 1080, specific to bumble and honey bees. </w:t>
      </w:r>
      <w:r w:rsidRPr="00AA6645">
        <w:t>The different distance levels are: 1. Lactobacillus, 2. Lactobacillaceae, 3. Lactobacillales, 4. Bacilli, 5. Firmicutes, 6. Bacteria, 7. None (Archae, Eukaryota, contaminations).</w:t>
      </w:r>
    </w:p>
    <w:p w14:paraId="4D854AAD" w14:textId="77777777" w:rsidR="001F2322" w:rsidRPr="00AA6645" w:rsidRDefault="001F2322" w:rsidP="001F2322">
      <w:pPr>
        <w:keepNext/>
      </w:pPr>
      <w:r w:rsidRPr="00AA6645">
        <w:rPr>
          <w:noProof/>
        </w:rPr>
        <w:lastRenderedPageBreak/>
        <w:drawing>
          <wp:inline distT="0" distB="0" distL="0" distR="0" wp14:anchorId="6AABBE5F" wp14:editId="59B32591">
            <wp:extent cx="5972810" cy="55816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5581650"/>
                    </a:xfrm>
                    <a:prstGeom prst="rect">
                      <a:avLst/>
                    </a:prstGeom>
                  </pic:spPr>
                </pic:pic>
              </a:graphicData>
            </a:graphic>
          </wp:inline>
        </w:drawing>
      </w:r>
    </w:p>
    <w:p w14:paraId="0D8EB7D3" w14:textId="20CAB5EA" w:rsidR="001F2322" w:rsidRPr="00AA6645" w:rsidRDefault="001F2322" w:rsidP="001F2322">
      <w:pPr>
        <w:pStyle w:val="Caption"/>
        <w:jc w:val="center"/>
      </w:pPr>
      <w:r w:rsidRPr="00AA6645">
        <w:t xml:space="preserve">Figure </w:t>
      </w:r>
      <w:r w:rsidR="00884A6F">
        <w:t>16</w:t>
      </w:r>
      <w:r w:rsidRPr="00AA6645">
        <w:t xml:space="preserve">: </w:t>
      </w:r>
      <w:r w:rsidRPr="00AA6645">
        <w:rPr>
          <w:b/>
        </w:rPr>
        <w:t xml:space="preserve">Scatter plot of sequences similarity in function of the taxonomical distance for the gene family 1083, specific to bumble and honey bees. </w:t>
      </w:r>
      <w:r w:rsidRPr="00AA6645">
        <w:t>The different distance levels are: 1. Lactobacillus, 2. Lactobacillaceae, 3. Lactobacillales, 4. Bacilli, 5. Firmicutes, 6. Bacteria, 7. None (Archae, Eukaryota, contaminations).</w:t>
      </w:r>
    </w:p>
    <w:p w14:paraId="372EDF7D" w14:textId="77777777" w:rsidR="001A43A4" w:rsidRPr="00AA6645" w:rsidRDefault="001F2322" w:rsidP="001A43A4">
      <w:pPr>
        <w:keepNext/>
      </w:pPr>
      <w:r w:rsidRPr="00AA6645">
        <w:rPr>
          <w:noProof/>
        </w:rPr>
        <w:lastRenderedPageBreak/>
        <w:drawing>
          <wp:inline distT="0" distB="0" distL="0" distR="0" wp14:anchorId="48B50A76" wp14:editId="645F2216">
            <wp:extent cx="5972810" cy="5481955"/>
            <wp:effectExtent l="0" t="0" r="889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5481955"/>
                    </a:xfrm>
                    <a:prstGeom prst="rect">
                      <a:avLst/>
                    </a:prstGeom>
                  </pic:spPr>
                </pic:pic>
              </a:graphicData>
            </a:graphic>
          </wp:inline>
        </w:drawing>
      </w:r>
    </w:p>
    <w:p w14:paraId="1C407CFA" w14:textId="05632BD3" w:rsidR="001F2322" w:rsidRPr="00AA6645" w:rsidRDefault="001A43A4" w:rsidP="001A43A4">
      <w:pPr>
        <w:pStyle w:val="Caption"/>
        <w:jc w:val="center"/>
      </w:pPr>
      <w:r w:rsidRPr="00AA6645">
        <w:t xml:space="preserve">Figure </w:t>
      </w:r>
      <w:r w:rsidR="00884A6F">
        <w:t>17</w:t>
      </w:r>
      <w:r w:rsidRPr="00AA6645">
        <w:t xml:space="preserve">: </w:t>
      </w:r>
      <w:r w:rsidRPr="00AA6645">
        <w:rPr>
          <w:b/>
        </w:rPr>
        <w:t>Scatter plot of sequences similarity in function of the taxonomical distance for the gene family 108</w:t>
      </w:r>
      <w:r w:rsidR="001819D1" w:rsidRPr="00AA6645">
        <w:rPr>
          <w:b/>
        </w:rPr>
        <w:t>4</w:t>
      </w:r>
      <w:r w:rsidRPr="00AA6645">
        <w:rPr>
          <w:b/>
        </w:rPr>
        <w:t xml:space="preserve">, specific to bumble and honey bees. </w:t>
      </w:r>
      <w:r w:rsidRPr="00AA6645">
        <w:t>The different distance levels are: 1. Lactobacillus, 2. Lactobacillaceae, 3. Lactobacillales, 4. Bacilli, 5. Firmicutes, 6. Bacteria, 7. None (Archae, Eukaryota, contaminations).</w:t>
      </w:r>
    </w:p>
    <w:p w14:paraId="71074FFE" w14:textId="77777777" w:rsidR="001819D1" w:rsidRPr="00AA6645" w:rsidRDefault="001819D1" w:rsidP="001819D1">
      <w:pPr>
        <w:keepNext/>
      </w:pPr>
      <w:r w:rsidRPr="00AA6645">
        <w:rPr>
          <w:noProof/>
        </w:rPr>
        <w:lastRenderedPageBreak/>
        <w:drawing>
          <wp:inline distT="0" distB="0" distL="0" distR="0" wp14:anchorId="30ABA24D" wp14:editId="437E2490">
            <wp:extent cx="5972810" cy="558355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5583555"/>
                    </a:xfrm>
                    <a:prstGeom prst="rect">
                      <a:avLst/>
                    </a:prstGeom>
                  </pic:spPr>
                </pic:pic>
              </a:graphicData>
            </a:graphic>
          </wp:inline>
        </w:drawing>
      </w:r>
    </w:p>
    <w:p w14:paraId="4094C6EC" w14:textId="158E89AE" w:rsidR="001A43A4" w:rsidRPr="00AA6645" w:rsidRDefault="001819D1" w:rsidP="001819D1">
      <w:pPr>
        <w:pStyle w:val="Caption"/>
        <w:jc w:val="center"/>
      </w:pPr>
      <w:r w:rsidRPr="00AA6645">
        <w:t xml:space="preserve">Figure </w:t>
      </w:r>
      <w:r w:rsidR="00884A6F">
        <w:t>18</w:t>
      </w:r>
      <w:r w:rsidRPr="00AA6645">
        <w:t xml:space="preserve">: </w:t>
      </w:r>
      <w:r w:rsidRPr="00AA6645">
        <w:rPr>
          <w:b/>
        </w:rPr>
        <w:t xml:space="preserve">Scatter plot of sequences similarity in function of the taxonomical distance for the gene family 1086, specific to bumble and honey bees. </w:t>
      </w:r>
      <w:r w:rsidRPr="00AA6645">
        <w:t>The different distance levels are: 1. Lactobacillus, 2. Lactobacillaceae, 3. Lactobacillales, 4. Bacilli, 5. Firmicutes, 6. Bacteria, 7. None (Archae, Eukaryota, contaminations).</w:t>
      </w:r>
    </w:p>
    <w:p w14:paraId="26A02B1F" w14:textId="77777777" w:rsidR="001819D1" w:rsidRPr="00AA6645" w:rsidRDefault="001819D1" w:rsidP="001819D1">
      <w:pPr>
        <w:keepNext/>
      </w:pPr>
      <w:r w:rsidRPr="00AA6645">
        <w:rPr>
          <w:noProof/>
        </w:rPr>
        <w:lastRenderedPageBreak/>
        <w:drawing>
          <wp:inline distT="0" distB="0" distL="0" distR="0" wp14:anchorId="594D71D1" wp14:editId="0B144009">
            <wp:extent cx="5972810" cy="5523865"/>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5523865"/>
                    </a:xfrm>
                    <a:prstGeom prst="rect">
                      <a:avLst/>
                    </a:prstGeom>
                  </pic:spPr>
                </pic:pic>
              </a:graphicData>
            </a:graphic>
          </wp:inline>
        </w:drawing>
      </w:r>
    </w:p>
    <w:p w14:paraId="69A30080" w14:textId="7B538980" w:rsidR="001819D1" w:rsidRPr="00AA6645" w:rsidRDefault="001819D1" w:rsidP="001819D1">
      <w:pPr>
        <w:pStyle w:val="Caption"/>
        <w:jc w:val="center"/>
      </w:pPr>
      <w:r w:rsidRPr="00AA6645">
        <w:t xml:space="preserve">Figure </w:t>
      </w:r>
      <w:r w:rsidR="00884A6F">
        <w:t>19</w:t>
      </w:r>
      <w:r w:rsidRPr="00AA6645">
        <w:t xml:space="preserve">: </w:t>
      </w:r>
      <w:r w:rsidRPr="00AA6645">
        <w:rPr>
          <w:b/>
        </w:rPr>
        <w:t xml:space="preserve">Scatter plot of sequences similarity in function of the taxonomical distance for the gene family 1096, specific to bumble and honey bees. </w:t>
      </w:r>
      <w:r w:rsidRPr="00AA6645">
        <w:t>The different distance levels are: 1. Lactobacillus, 2. Lactobacillaceae, 3. Lactobacillales, 4. Bacilli, 5. Firmicutes, 6. Bacteria, 7. None (Archae, Eukaryota, contaminations).</w:t>
      </w:r>
    </w:p>
    <w:p w14:paraId="2D573034" w14:textId="77777777" w:rsidR="001819D1" w:rsidRPr="00AA6645" w:rsidRDefault="001819D1" w:rsidP="001819D1">
      <w:pPr>
        <w:keepNext/>
      </w:pPr>
      <w:r w:rsidRPr="00AA6645">
        <w:rPr>
          <w:noProof/>
        </w:rPr>
        <w:lastRenderedPageBreak/>
        <w:drawing>
          <wp:inline distT="0" distB="0" distL="0" distR="0" wp14:anchorId="22E95C55" wp14:editId="6D87F228">
            <wp:extent cx="5972810" cy="5540375"/>
            <wp:effectExtent l="0" t="0" r="889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5540375"/>
                    </a:xfrm>
                    <a:prstGeom prst="rect">
                      <a:avLst/>
                    </a:prstGeom>
                  </pic:spPr>
                </pic:pic>
              </a:graphicData>
            </a:graphic>
          </wp:inline>
        </w:drawing>
      </w:r>
    </w:p>
    <w:p w14:paraId="04E0FE7B" w14:textId="3026729A" w:rsidR="001819D1" w:rsidRPr="00AA6645" w:rsidRDefault="001819D1" w:rsidP="001819D1">
      <w:pPr>
        <w:pStyle w:val="Caption"/>
        <w:jc w:val="center"/>
      </w:pPr>
      <w:r w:rsidRPr="00AA6645">
        <w:t xml:space="preserve">Figure </w:t>
      </w:r>
      <w:r w:rsidR="00884A6F">
        <w:t>20</w:t>
      </w:r>
      <w:r w:rsidRPr="00AA6645">
        <w:t xml:space="preserve">: </w:t>
      </w:r>
      <w:r w:rsidRPr="00AA6645">
        <w:rPr>
          <w:b/>
        </w:rPr>
        <w:t xml:space="preserve">Scatter plot of sequences similarity in function of the taxonomical distance for the gene family 1097, specific to bumble and honey bees. </w:t>
      </w:r>
      <w:r w:rsidRPr="00AA6645">
        <w:t>The different distance levels are: 1. Lactobacillus, 2. Lactobacillaceae, 3. Lactobacillales, 4. Bacilli, 5. Firmicutes, 6. Bacteria, 7. None (Archae, Eukaryota, contaminations).</w:t>
      </w:r>
    </w:p>
    <w:p w14:paraId="468F6204" w14:textId="77777777" w:rsidR="001819D1" w:rsidRPr="00AA6645" w:rsidRDefault="001819D1" w:rsidP="001819D1">
      <w:pPr>
        <w:keepNext/>
      </w:pPr>
      <w:r w:rsidRPr="00AA6645">
        <w:rPr>
          <w:noProof/>
        </w:rPr>
        <w:lastRenderedPageBreak/>
        <w:drawing>
          <wp:inline distT="0" distB="0" distL="0" distR="0" wp14:anchorId="1361DB1A" wp14:editId="2C1F1D95">
            <wp:extent cx="5972810" cy="5495925"/>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5495925"/>
                    </a:xfrm>
                    <a:prstGeom prst="rect">
                      <a:avLst/>
                    </a:prstGeom>
                  </pic:spPr>
                </pic:pic>
              </a:graphicData>
            </a:graphic>
          </wp:inline>
        </w:drawing>
      </w:r>
    </w:p>
    <w:p w14:paraId="05B0092D" w14:textId="0A18D332" w:rsidR="001819D1" w:rsidRPr="00AA6645" w:rsidRDefault="001819D1" w:rsidP="001819D1">
      <w:pPr>
        <w:pStyle w:val="Caption"/>
        <w:jc w:val="center"/>
      </w:pPr>
      <w:r w:rsidRPr="00AA6645">
        <w:t xml:space="preserve">Figure </w:t>
      </w:r>
      <w:r w:rsidR="00884A6F">
        <w:t>21</w:t>
      </w:r>
      <w:r w:rsidRPr="00AA6645">
        <w:t xml:space="preserve">: </w:t>
      </w:r>
      <w:r w:rsidRPr="00AA6645">
        <w:rPr>
          <w:b/>
        </w:rPr>
        <w:t xml:space="preserve">Scatter plot of sequences similarity in function of the taxonomical distance for the gene family 1099, specific to bumble and honey bees. </w:t>
      </w:r>
      <w:r w:rsidRPr="00AA6645">
        <w:t>The different distance levels are: 1. Lactobacillus, 2. Lactobacillaceae, 3. Lactobacillales, 4. Bacilli, 5. Firmicutes, 6. Bacteria, 7. None (Archae, Eukaryota, contaminations).</w:t>
      </w:r>
    </w:p>
    <w:p w14:paraId="4D5CAF08" w14:textId="77777777" w:rsidR="001819D1" w:rsidRPr="00AA6645" w:rsidRDefault="001819D1" w:rsidP="001819D1">
      <w:pPr>
        <w:keepNext/>
      </w:pPr>
      <w:r w:rsidRPr="00AA6645">
        <w:rPr>
          <w:noProof/>
        </w:rPr>
        <w:lastRenderedPageBreak/>
        <w:drawing>
          <wp:inline distT="0" distB="0" distL="0" distR="0" wp14:anchorId="40BEAC41" wp14:editId="6DE30C42">
            <wp:extent cx="5972810" cy="5538470"/>
            <wp:effectExtent l="0" t="0" r="889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5538470"/>
                    </a:xfrm>
                    <a:prstGeom prst="rect">
                      <a:avLst/>
                    </a:prstGeom>
                  </pic:spPr>
                </pic:pic>
              </a:graphicData>
            </a:graphic>
          </wp:inline>
        </w:drawing>
      </w:r>
    </w:p>
    <w:p w14:paraId="77B39BC5" w14:textId="2047CEC5" w:rsidR="001819D1" w:rsidRPr="00AA6645" w:rsidRDefault="001819D1" w:rsidP="001819D1">
      <w:pPr>
        <w:pStyle w:val="Caption"/>
        <w:jc w:val="center"/>
      </w:pPr>
      <w:r w:rsidRPr="00AA6645">
        <w:t xml:space="preserve">Figure </w:t>
      </w:r>
      <w:r w:rsidR="00884A6F">
        <w:t>22</w:t>
      </w:r>
      <w:r w:rsidRPr="00AA6645">
        <w:t xml:space="preserve">: </w:t>
      </w:r>
      <w:r w:rsidRPr="00AA6645">
        <w:rPr>
          <w:b/>
        </w:rPr>
        <w:t xml:space="preserve">Scatter plot of sequences similarity in function of the taxonomical distance for the gene family 45, specific to bumble and honey bees. </w:t>
      </w:r>
      <w:r w:rsidRPr="00AA6645">
        <w:t>The different distance levels are: 1. Lactobacillus, 2. Lactobacillaceae, 3. Lactobacillales, 4. Bacilli, 5. Firmicutes, 6. Bacteria, 7. None (Archae, Eukaryota, contaminations).</w:t>
      </w:r>
    </w:p>
    <w:p w14:paraId="406BDAEA" w14:textId="77777777" w:rsidR="001819D1" w:rsidRPr="00AA6645" w:rsidRDefault="001819D1" w:rsidP="001819D1">
      <w:pPr>
        <w:keepNext/>
      </w:pPr>
      <w:r w:rsidRPr="00AA6645">
        <w:rPr>
          <w:noProof/>
        </w:rPr>
        <w:lastRenderedPageBreak/>
        <w:drawing>
          <wp:inline distT="0" distB="0" distL="0" distR="0" wp14:anchorId="3A5A273A" wp14:editId="2F9FC199">
            <wp:extent cx="5972810" cy="5497195"/>
            <wp:effectExtent l="0" t="0" r="889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5497195"/>
                    </a:xfrm>
                    <a:prstGeom prst="rect">
                      <a:avLst/>
                    </a:prstGeom>
                  </pic:spPr>
                </pic:pic>
              </a:graphicData>
            </a:graphic>
          </wp:inline>
        </w:drawing>
      </w:r>
    </w:p>
    <w:p w14:paraId="04BA10B6" w14:textId="4B186D41" w:rsidR="001819D1" w:rsidRPr="00AA6645" w:rsidRDefault="001819D1" w:rsidP="001819D1">
      <w:pPr>
        <w:pStyle w:val="Caption"/>
        <w:jc w:val="center"/>
      </w:pPr>
      <w:r w:rsidRPr="00AA6645">
        <w:t xml:space="preserve">Figure </w:t>
      </w:r>
      <w:r w:rsidR="00884A6F">
        <w:t>23</w:t>
      </w:r>
      <w:r w:rsidRPr="00AA6645">
        <w:t xml:space="preserve">: </w:t>
      </w:r>
      <w:r w:rsidRPr="00AA6645">
        <w:rPr>
          <w:b/>
        </w:rPr>
        <w:t xml:space="preserve">Scatter plot of sequences similarity in function of the taxonomical distance for the gene family 55, specific to bumble and honey bees. </w:t>
      </w:r>
      <w:r w:rsidRPr="00AA6645">
        <w:t>The different distance levels are: 1. Lactobacillus, 2. Lactobacillaceae, 3. Lactobacillales, 4. Bacilli, 5. Firmicutes, 6. Bacteria, 7. None (Archae, Eukaryota, contaminations).</w:t>
      </w:r>
    </w:p>
    <w:p w14:paraId="711FD774" w14:textId="77777777" w:rsidR="001819D1" w:rsidRPr="00AA6645" w:rsidRDefault="001819D1" w:rsidP="001819D1">
      <w:pPr>
        <w:keepNext/>
      </w:pPr>
      <w:r w:rsidRPr="00AA6645">
        <w:rPr>
          <w:noProof/>
        </w:rPr>
        <w:lastRenderedPageBreak/>
        <w:drawing>
          <wp:inline distT="0" distB="0" distL="0" distR="0" wp14:anchorId="1ED2E925" wp14:editId="1C46ECC3">
            <wp:extent cx="5972810" cy="547306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5473065"/>
                    </a:xfrm>
                    <a:prstGeom prst="rect">
                      <a:avLst/>
                    </a:prstGeom>
                  </pic:spPr>
                </pic:pic>
              </a:graphicData>
            </a:graphic>
          </wp:inline>
        </w:drawing>
      </w:r>
    </w:p>
    <w:p w14:paraId="6D9965F6" w14:textId="1F329A81" w:rsidR="001819D1" w:rsidRPr="00AA6645" w:rsidRDefault="001819D1" w:rsidP="001819D1">
      <w:pPr>
        <w:pStyle w:val="Caption"/>
        <w:jc w:val="center"/>
      </w:pPr>
      <w:r w:rsidRPr="00AA6645">
        <w:t xml:space="preserve">Figure </w:t>
      </w:r>
      <w:r w:rsidR="00884A6F">
        <w:t>24</w:t>
      </w:r>
      <w:r w:rsidRPr="00AA6645">
        <w:t xml:space="preserve">: </w:t>
      </w:r>
      <w:r w:rsidRPr="00AA6645">
        <w:rPr>
          <w:b/>
        </w:rPr>
        <w:t xml:space="preserve">Scatter plot of sequences similarity in function of the taxonomical distance for the gene family 642, specific to bumble and honey bees. </w:t>
      </w:r>
      <w:r w:rsidRPr="00AA6645">
        <w:t>The different distance levels are: 1. Lactobacillus, 2. Lactobacillaceae, 3. Lactobacillales, 4. Bacilli, 5. Firmicutes, 6. Bacteria, 7. None (Archae, Eukaryota, contaminations).</w:t>
      </w:r>
    </w:p>
    <w:p w14:paraId="30E99311" w14:textId="77777777" w:rsidR="001819D1" w:rsidRPr="00AA6645" w:rsidRDefault="001819D1" w:rsidP="001819D1">
      <w:pPr>
        <w:keepNext/>
      </w:pPr>
      <w:r w:rsidRPr="00AA6645">
        <w:rPr>
          <w:noProof/>
        </w:rPr>
        <w:lastRenderedPageBreak/>
        <w:drawing>
          <wp:inline distT="0" distB="0" distL="0" distR="0" wp14:anchorId="67F5B0C8" wp14:editId="578BCE7C">
            <wp:extent cx="5972810" cy="55264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5526405"/>
                    </a:xfrm>
                    <a:prstGeom prst="rect">
                      <a:avLst/>
                    </a:prstGeom>
                  </pic:spPr>
                </pic:pic>
              </a:graphicData>
            </a:graphic>
          </wp:inline>
        </w:drawing>
      </w:r>
    </w:p>
    <w:p w14:paraId="0BBBC108" w14:textId="78CF7377" w:rsidR="001819D1" w:rsidRPr="00AA6645" w:rsidRDefault="001819D1" w:rsidP="001819D1">
      <w:pPr>
        <w:pStyle w:val="Caption"/>
        <w:jc w:val="center"/>
      </w:pPr>
      <w:r w:rsidRPr="00AA6645">
        <w:t xml:space="preserve">Figure </w:t>
      </w:r>
      <w:r w:rsidR="00884A6F">
        <w:t>25</w:t>
      </w:r>
      <w:r w:rsidRPr="00AA6645">
        <w:t xml:space="preserve">: </w:t>
      </w:r>
      <w:r w:rsidRPr="00AA6645">
        <w:rPr>
          <w:b/>
        </w:rPr>
        <w:t xml:space="preserve">Scatter plot of sequences similarity in function of the taxonomical distance for the gene family 83, specific to bumble and honey bees. </w:t>
      </w:r>
      <w:r w:rsidRPr="00AA6645">
        <w:t>The different distance levels are: 1. Lactobacillus, 2. Lactobacillaceae, 3. Lactobacillales, 4. Bacilli, 5. Firmicutes, 6. Bacteria, 7. None (Archae, Eukaryota, contaminations).</w:t>
      </w:r>
    </w:p>
    <w:p w14:paraId="3CE8F8D1" w14:textId="77777777" w:rsidR="001819D1" w:rsidRPr="00AA6645" w:rsidRDefault="001819D1" w:rsidP="001819D1">
      <w:pPr>
        <w:keepNext/>
      </w:pPr>
      <w:r w:rsidRPr="00AA6645">
        <w:rPr>
          <w:noProof/>
        </w:rPr>
        <w:lastRenderedPageBreak/>
        <w:drawing>
          <wp:inline distT="0" distB="0" distL="0" distR="0" wp14:anchorId="297D3F1E" wp14:editId="44EB3418">
            <wp:extent cx="5972810" cy="551053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5510530"/>
                    </a:xfrm>
                    <a:prstGeom prst="rect">
                      <a:avLst/>
                    </a:prstGeom>
                  </pic:spPr>
                </pic:pic>
              </a:graphicData>
            </a:graphic>
          </wp:inline>
        </w:drawing>
      </w:r>
    </w:p>
    <w:p w14:paraId="509E4A82" w14:textId="5780AE09" w:rsidR="001819D1" w:rsidRPr="00AA6645" w:rsidRDefault="001819D1" w:rsidP="001819D1">
      <w:pPr>
        <w:pStyle w:val="Caption"/>
        <w:jc w:val="center"/>
      </w:pPr>
      <w:r w:rsidRPr="00AA6645">
        <w:t xml:space="preserve">Figure </w:t>
      </w:r>
      <w:r w:rsidR="00884A6F">
        <w:t>26</w:t>
      </w:r>
      <w:r w:rsidRPr="00AA6645">
        <w:t xml:space="preserve">: </w:t>
      </w:r>
      <w:r w:rsidRPr="00AA6645">
        <w:rPr>
          <w:b/>
        </w:rPr>
        <w:t xml:space="preserve">Scatter plot of sequences similarity in function of the taxonomical distance for the gene family 896, specific to bumble and honey bees. </w:t>
      </w:r>
      <w:r w:rsidRPr="00AA6645">
        <w:t>The different distance levels are: 1. Lactobacillus, 2. Lactobacillaceae, 3. Lactobacillales, 4. Bacilli, 5. Firmicutes, 6. Bacteria, 7. None (Archae, Eukaryota, contaminations).</w:t>
      </w:r>
    </w:p>
    <w:p w14:paraId="639D3C3C" w14:textId="77777777" w:rsidR="001819D1" w:rsidRPr="00AA6645" w:rsidRDefault="001819D1" w:rsidP="001819D1">
      <w:pPr>
        <w:keepNext/>
      </w:pPr>
      <w:r w:rsidRPr="00AA6645">
        <w:rPr>
          <w:noProof/>
        </w:rPr>
        <w:lastRenderedPageBreak/>
        <w:drawing>
          <wp:inline distT="0" distB="0" distL="0" distR="0" wp14:anchorId="0E3A6087" wp14:editId="7095CC6B">
            <wp:extent cx="5972810" cy="5537200"/>
            <wp:effectExtent l="0" t="0" r="889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810" cy="5537200"/>
                    </a:xfrm>
                    <a:prstGeom prst="rect">
                      <a:avLst/>
                    </a:prstGeom>
                  </pic:spPr>
                </pic:pic>
              </a:graphicData>
            </a:graphic>
          </wp:inline>
        </w:drawing>
      </w:r>
    </w:p>
    <w:p w14:paraId="221CAFED" w14:textId="15B995C3" w:rsidR="001819D1" w:rsidRPr="00AA6645" w:rsidRDefault="001819D1" w:rsidP="001819D1">
      <w:pPr>
        <w:pStyle w:val="Caption"/>
        <w:jc w:val="center"/>
      </w:pPr>
      <w:r w:rsidRPr="00AA6645">
        <w:t xml:space="preserve">Figure </w:t>
      </w:r>
      <w:r w:rsidR="00884A6F">
        <w:t>27</w:t>
      </w:r>
      <w:r w:rsidRPr="00AA6645">
        <w:t xml:space="preserve">: </w:t>
      </w:r>
      <w:r w:rsidRPr="00AA6645">
        <w:rPr>
          <w:b/>
        </w:rPr>
        <w:t>Scatter plot of sequences similarity in function of the taxonomical distance for the</w:t>
      </w:r>
      <w:r w:rsidR="0003012A" w:rsidRPr="00AA6645">
        <w:rPr>
          <w:b/>
        </w:rPr>
        <w:t xml:space="preserve"> gene family 991</w:t>
      </w:r>
      <w:r w:rsidRPr="00AA6645">
        <w:rPr>
          <w:b/>
        </w:rPr>
        <w:t xml:space="preserve">, specific to bumble and honey bees. </w:t>
      </w:r>
      <w:r w:rsidRPr="00AA6645">
        <w:t>The different distance levels are: 1. Lactobacillus, 2. Lactobacillaceae, 3. Lactobacillales, 4. Bacilli, 5. Firmicutes, 6. Bacteria, 7. None (Archae, Eukaryota, contaminations).</w:t>
      </w:r>
    </w:p>
    <w:p w14:paraId="4195E0AD" w14:textId="77777777" w:rsidR="0003012A" w:rsidRPr="00AA6645" w:rsidRDefault="0003012A" w:rsidP="0003012A"/>
    <w:p w14:paraId="2DD934ED" w14:textId="77777777" w:rsidR="0003012A" w:rsidRPr="00AA6645" w:rsidRDefault="0003012A" w:rsidP="0003012A">
      <w:pPr>
        <w:keepNext/>
      </w:pPr>
      <w:r w:rsidRPr="00AA6645">
        <w:rPr>
          <w:noProof/>
        </w:rPr>
        <w:lastRenderedPageBreak/>
        <w:drawing>
          <wp:inline distT="0" distB="0" distL="0" distR="0" wp14:anchorId="3DD0199C" wp14:editId="73734F82">
            <wp:extent cx="5972810" cy="558482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5584825"/>
                    </a:xfrm>
                    <a:prstGeom prst="rect">
                      <a:avLst/>
                    </a:prstGeom>
                  </pic:spPr>
                </pic:pic>
              </a:graphicData>
            </a:graphic>
          </wp:inline>
        </w:drawing>
      </w:r>
    </w:p>
    <w:p w14:paraId="00D0270B" w14:textId="7248C91C" w:rsidR="0003012A" w:rsidRPr="00AA6645" w:rsidRDefault="0003012A" w:rsidP="0003012A">
      <w:pPr>
        <w:pStyle w:val="Caption"/>
        <w:jc w:val="center"/>
      </w:pPr>
      <w:r w:rsidRPr="00AA6645">
        <w:t xml:space="preserve">Figure </w:t>
      </w:r>
      <w:r w:rsidR="00884A6F">
        <w:t>28</w:t>
      </w:r>
      <w:r w:rsidRPr="00AA6645">
        <w:t xml:space="preserve">: </w:t>
      </w:r>
      <w:r w:rsidRPr="00AA6645">
        <w:rPr>
          <w:b/>
        </w:rPr>
        <w:t xml:space="preserve">Scatter plot of sequences similarity in function of the taxonomical distance for the gene family 1631, specific to bumble bees. </w:t>
      </w:r>
      <w:r w:rsidRPr="00AA6645">
        <w:t>The different distance levels are: 1. Lactobacillus, 2. Lactobacillaceae, 3. Lactobacillales, 4. Bacilli, 5. Firmicutes, 6. Bacteria, 7. None (Archae, Eukaryota, contaminations).</w:t>
      </w:r>
    </w:p>
    <w:p w14:paraId="4C767449" w14:textId="77777777" w:rsidR="0003012A" w:rsidRPr="00AA6645" w:rsidRDefault="0003012A" w:rsidP="0003012A">
      <w:pPr>
        <w:keepNext/>
      </w:pPr>
      <w:r w:rsidRPr="00AA6645">
        <w:rPr>
          <w:noProof/>
        </w:rPr>
        <w:lastRenderedPageBreak/>
        <w:drawing>
          <wp:inline distT="0" distB="0" distL="0" distR="0" wp14:anchorId="29BE2643" wp14:editId="7ECEB1E0">
            <wp:extent cx="5972810" cy="551053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5510530"/>
                    </a:xfrm>
                    <a:prstGeom prst="rect">
                      <a:avLst/>
                    </a:prstGeom>
                  </pic:spPr>
                </pic:pic>
              </a:graphicData>
            </a:graphic>
          </wp:inline>
        </w:drawing>
      </w:r>
    </w:p>
    <w:p w14:paraId="77580390" w14:textId="6818603F" w:rsidR="0003012A" w:rsidRPr="00AA6645" w:rsidRDefault="0003012A" w:rsidP="0003012A">
      <w:pPr>
        <w:pStyle w:val="Caption"/>
        <w:jc w:val="center"/>
      </w:pPr>
      <w:r w:rsidRPr="00AA6645">
        <w:t xml:space="preserve">Figure </w:t>
      </w:r>
      <w:r w:rsidR="00884A6F">
        <w:t>29</w:t>
      </w:r>
      <w:r w:rsidRPr="00AA6645">
        <w:t xml:space="preserve">: </w:t>
      </w:r>
      <w:r w:rsidRPr="00AA6645">
        <w:rPr>
          <w:b/>
        </w:rPr>
        <w:t xml:space="preserve">Scatter plot of sequences similarity in function of the taxonomical distance for the gene family 1670, specific to bumble bees. </w:t>
      </w:r>
      <w:r w:rsidRPr="00AA6645">
        <w:t>The different distance levels are: 1. Lactobacillus, 2. Lactobacillaceae, 3. Lactobacillales, 4. Bacilli, 5. Firmicutes, 6. Bacteria, 7. None (Archae, Eukaryota, contaminations).</w:t>
      </w:r>
    </w:p>
    <w:p w14:paraId="068D97F6" w14:textId="77777777" w:rsidR="0003012A" w:rsidRPr="00AA6645" w:rsidRDefault="0003012A" w:rsidP="0003012A">
      <w:pPr>
        <w:keepNext/>
      </w:pPr>
      <w:r w:rsidRPr="00AA6645">
        <w:rPr>
          <w:noProof/>
        </w:rPr>
        <w:lastRenderedPageBreak/>
        <w:drawing>
          <wp:inline distT="0" distB="0" distL="0" distR="0" wp14:anchorId="5A8AE0E6" wp14:editId="1CE2C195">
            <wp:extent cx="5972810" cy="5539740"/>
            <wp:effectExtent l="0" t="0" r="889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5539740"/>
                    </a:xfrm>
                    <a:prstGeom prst="rect">
                      <a:avLst/>
                    </a:prstGeom>
                  </pic:spPr>
                </pic:pic>
              </a:graphicData>
            </a:graphic>
          </wp:inline>
        </w:drawing>
      </w:r>
    </w:p>
    <w:p w14:paraId="010B7A88" w14:textId="1E7CCE00" w:rsidR="0003012A" w:rsidRPr="00AA6645" w:rsidRDefault="0003012A" w:rsidP="0003012A">
      <w:pPr>
        <w:pStyle w:val="Caption"/>
        <w:jc w:val="center"/>
      </w:pPr>
      <w:r w:rsidRPr="00AA6645">
        <w:t xml:space="preserve">Figure </w:t>
      </w:r>
      <w:r w:rsidR="00884A6F">
        <w:t>30</w:t>
      </w:r>
      <w:r w:rsidRPr="00AA6645">
        <w:t xml:space="preserve">: </w:t>
      </w:r>
      <w:r w:rsidRPr="00AA6645">
        <w:rPr>
          <w:b/>
        </w:rPr>
        <w:t xml:space="preserve">Scatter plot of sequences similarity in function of the taxonomical distance for the gene family 1675, specific to bumble bees. </w:t>
      </w:r>
      <w:r w:rsidRPr="00AA6645">
        <w:t>The different distance levels are: 1. Lactobacillus, 2. Lactobacillaceae, 3. Lactobacillales, 4. Bacilli, 5. Firmicutes, 6. Bacteria, 7. None (Archae, Eukaryota, contaminations).</w:t>
      </w:r>
    </w:p>
    <w:p w14:paraId="306875CB" w14:textId="77777777" w:rsidR="0003012A" w:rsidRPr="00AA6645" w:rsidRDefault="0003012A" w:rsidP="0003012A">
      <w:pPr>
        <w:keepNext/>
      </w:pPr>
      <w:r w:rsidRPr="00AA6645">
        <w:rPr>
          <w:noProof/>
        </w:rPr>
        <w:lastRenderedPageBreak/>
        <w:drawing>
          <wp:inline distT="0" distB="0" distL="0" distR="0" wp14:anchorId="4229256E" wp14:editId="3F8DBE8F">
            <wp:extent cx="5972810" cy="544068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5440680"/>
                    </a:xfrm>
                    <a:prstGeom prst="rect">
                      <a:avLst/>
                    </a:prstGeom>
                  </pic:spPr>
                </pic:pic>
              </a:graphicData>
            </a:graphic>
          </wp:inline>
        </w:drawing>
      </w:r>
    </w:p>
    <w:p w14:paraId="327BC40A" w14:textId="17AC9BA2" w:rsidR="0003012A" w:rsidRPr="00AA6645" w:rsidRDefault="0003012A" w:rsidP="0003012A">
      <w:pPr>
        <w:pStyle w:val="Caption"/>
        <w:jc w:val="center"/>
      </w:pPr>
      <w:r w:rsidRPr="00AA6645">
        <w:t xml:space="preserve">Figure </w:t>
      </w:r>
      <w:r w:rsidR="00884A6F">
        <w:t>31</w:t>
      </w:r>
      <w:r w:rsidRPr="00AA6645">
        <w:t xml:space="preserve">: </w:t>
      </w:r>
      <w:r w:rsidRPr="00AA6645">
        <w:rPr>
          <w:b/>
        </w:rPr>
        <w:t>Scatter plot of sequences similarity in function of the taxonomical distance for the gene family 167</w:t>
      </w:r>
      <w:r w:rsidR="000D50A4" w:rsidRPr="00AA6645">
        <w:rPr>
          <w:b/>
        </w:rPr>
        <w:t>8</w:t>
      </w:r>
      <w:r w:rsidRPr="00AA6645">
        <w:rPr>
          <w:b/>
        </w:rPr>
        <w:t xml:space="preserve">, specific to bumble bees. </w:t>
      </w:r>
      <w:r w:rsidRPr="00AA6645">
        <w:t>The different distance levels are: 1. Lactobacillus, 2. Lactobacillaceae, 3. Lactobacillales, 4. Bacilli, 5. Firmicutes, 6. Bacteria, 7. None (Archae, Eukaryota, contaminations).</w:t>
      </w:r>
    </w:p>
    <w:p w14:paraId="511C8A10" w14:textId="77777777" w:rsidR="000D50A4" w:rsidRPr="00AA6645" w:rsidRDefault="000D50A4" w:rsidP="000D50A4">
      <w:pPr>
        <w:keepNext/>
      </w:pPr>
      <w:r w:rsidRPr="00AA6645">
        <w:rPr>
          <w:noProof/>
        </w:rPr>
        <w:lastRenderedPageBreak/>
        <w:drawing>
          <wp:inline distT="0" distB="0" distL="0" distR="0" wp14:anchorId="3BD4465F" wp14:editId="599C7CDB">
            <wp:extent cx="5972810" cy="5554980"/>
            <wp:effectExtent l="0" t="0" r="889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5554980"/>
                    </a:xfrm>
                    <a:prstGeom prst="rect">
                      <a:avLst/>
                    </a:prstGeom>
                  </pic:spPr>
                </pic:pic>
              </a:graphicData>
            </a:graphic>
          </wp:inline>
        </w:drawing>
      </w:r>
    </w:p>
    <w:p w14:paraId="4EE96283" w14:textId="1FB86042" w:rsidR="0003012A" w:rsidRPr="00AA6645" w:rsidRDefault="000D50A4" w:rsidP="000D50A4">
      <w:pPr>
        <w:pStyle w:val="Caption"/>
        <w:jc w:val="center"/>
      </w:pPr>
      <w:r w:rsidRPr="00AA6645">
        <w:t xml:space="preserve">Figure </w:t>
      </w:r>
      <w:r w:rsidR="00884A6F">
        <w:t>32</w:t>
      </w:r>
      <w:r w:rsidRPr="00AA6645">
        <w:t xml:space="preserve">: </w:t>
      </w:r>
      <w:r w:rsidRPr="00AA6645">
        <w:rPr>
          <w:b/>
        </w:rPr>
        <w:t xml:space="preserve">Scatter plot of sequences similarity in function of the taxonomical distance for the gene family 1685, specific to bumble bees. </w:t>
      </w:r>
      <w:r w:rsidRPr="00AA6645">
        <w:t>The different distance levels are: 1. Lactobacillus, 2. Lactobacillaceae, 3. Lactobacillales, 4. Bacilli, 5. Firmicutes, 6. Bacteria, 7. None (Archae, Eukaryota, contaminations).</w:t>
      </w:r>
    </w:p>
    <w:p w14:paraId="6A7523E3" w14:textId="77777777" w:rsidR="000D50A4" w:rsidRPr="00AA6645" w:rsidRDefault="000D50A4" w:rsidP="000D50A4">
      <w:pPr>
        <w:keepNext/>
      </w:pPr>
      <w:r w:rsidRPr="00AA6645">
        <w:rPr>
          <w:noProof/>
        </w:rPr>
        <w:lastRenderedPageBreak/>
        <w:drawing>
          <wp:inline distT="0" distB="0" distL="0" distR="0" wp14:anchorId="636ECF4C" wp14:editId="2D138C79">
            <wp:extent cx="5972810" cy="5501005"/>
            <wp:effectExtent l="0" t="0" r="889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5501005"/>
                    </a:xfrm>
                    <a:prstGeom prst="rect">
                      <a:avLst/>
                    </a:prstGeom>
                  </pic:spPr>
                </pic:pic>
              </a:graphicData>
            </a:graphic>
          </wp:inline>
        </w:drawing>
      </w:r>
    </w:p>
    <w:p w14:paraId="2AEEB5AD" w14:textId="74CA9E84" w:rsidR="000D50A4" w:rsidRPr="00AA6645" w:rsidRDefault="000D50A4" w:rsidP="000D50A4">
      <w:pPr>
        <w:pStyle w:val="Caption"/>
        <w:jc w:val="center"/>
      </w:pPr>
      <w:r w:rsidRPr="00AA6645">
        <w:t xml:space="preserve">Figure </w:t>
      </w:r>
      <w:r w:rsidR="00884A6F">
        <w:t>33</w:t>
      </w:r>
      <w:r w:rsidRPr="00AA6645">
        <w:t xml:space="preserve">: </w:t>
      </w:r>
      <w:r w:rsidRPr="00AA6645">
        <w:rPr>
          <w:b/>
        </w:rPr>
        <w:t xml:space="preserve">Scatter plot of sequences similarity in function of the taxonomical distance for the gene family 1689, specific to bumble bees. </w:t>
      </w:r>
      <w:r w:rsidRPr="00AA6645">
        <w:t>The different distance levels are: 1. Lactobacillus, 2. Lactobacillaceae, 3. Lactobacillales, 4. Bacilli, 5. Firmicutes, 6. Bacteria, 7. None (Archae, Eukaryota, contaminations).</w:t>
      </w:r>
    </w:p>
    <w:p w14:paraId="22BC6B24" w14:textId="77777777" w:rsidR="000D50A4" w:rsidRPr="00AA6645" w:rsidRDefault="000D50A4" w:rsidP="000D50A4">
      <w:pPr>
        <w:keepNext/>
      </w:pPr>
      <w:r w:rsidRPr="00AA6645">
        <w:rPr>
          <w:noProof/>
        </w:rPr>
        <w:lastRenderedPageBreak/>
        <w:drawing>
          <wp:inline distT="0" distB="0" distL="0" distR="0" wp14:anchorId="6200CD14" wp14:editId="53C87146">
            <wp:extent cx="5972810" cy="5541645"/>
            <wp:effectExtent l="0" t="0" r="889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5541645"/>
                    </a:xfrm>
                    <a:prstGeom prst="rect">
                      <a:avLst/>
                    </a:prstGeom>
                  </pic:spPr>
                </pic:pic>
              </a:graphicData>
            </a:graphic>
          </wp:inline>
        </w:drawing>
      </w:r>
    </w:p>
    <w:p w14:paraId="31670DE2" w14:textId="7C42AA7C" w:rsidR="000D50A4" w:rsidRPr="00AA6645" w:rsidRDefault="000D50A4" w:rsidP="000D50A4">
      <w:pPr>
        <w:pStyle w:val="Caption"/>
        <w:jc w:val="center"/>
      </w:pPr>
      <w:r w:rsidRPr="00AA6645">
        <w:t xml:space="preserve">Figure </w:t>
      </w:r>
      <w:r w:rsidR="00884A6F">
        <w:t>34</w:t>
      </w:r>
      <w:r w:rsidRPr="00AA6645">
        <w:t xml:space="preserve">: </w:t>
      </w:r>
      <w:r w:rsidRPr="00AA6645">
        <w:rPr>
          <w:b/>
        </w:rPr>
        <w:t xml:space="preserve">Scatter plot of sequences similarity in function of the taxonomical distance for the gene family 1757, specific to bumble bees. </w:t>
      </w:r>
      <w:r w:rsidRPr="00AA6645">
        <w:t>The different distance levels are: 1. Lactobacillus, 2. Lactobacillaceae, 3. Lactobacillales, 4. Bacilli, 5. Firmicutes, 6. Bacteria, 7. None (Archae, Eukaryota, contaminations).</w:t>
      </w:r>
    </w:p>
    <w:p w14:paraId="598C6DB8" w14:textId="77777777" w:rsidR="00816933" w:rsidRPr="00AA6645" w:rsidRDefault="000D50A4" w:rsidP="00816933">
      <w:pPr>
        <w:keepNext/>
      </w:pPr>
      <w:r w:rsidRPr="00AA6645">
        <w:rPr>
          <w:noProof/>
        </w:rPr>
        <w:lastRenderedPageBreak/>
        <w:drawing>
          <wp:inline distT="0" distB="0" distL="0" distR="0" wp14:anchorId="4BAE71AE" wp14:editId="7E4C0596">
            <wp:extent cx="5972810" cy="552513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5525135"/>
                    </a:xfrm>
                    <a:prstGeom prst="rect">
                      <a:avLst/>
                    </a:prstGeom>
                  </pic:spPr>
                </pic:pic>
              </a:graphicData>
            </a:graphic>
          </wp:inline>
        </w:drawing>
      </w:r>
    </w:p>
    <w:p w14:paraId="7B5A04C8" w14:textId="44F413A6" w:rsidR="000D50A4" w:rsidRPr="00AA6645" w:rsidRDefault="00816933" w:rsidP="00816933">
      <w:pPr>
        <w:pStyle w:val="Caption"/>
        <w:jc w:val="center"/>
      </w:pPr>
      <w:r w:rsidRPr="00AA6645">
        <w:t xml:space="preserve">Figure </w:t>
      </w:r>
      <w:r w:rsidR="00884A6F">
        <w:t>35</w:t>
      </w:r>
      <w:r w:rsidRPr="00AA6645">
        <w:t xml:space="preserve">: </w:t>
      </w:r>
      <w:r w:rsidRPr="00AA6645">
        <w:rPr>
          <w:b/>
        </w:rPr>
        <w:t xml:space="preserve">Scatter plot of sequences similarity in function of the taxonomical distance for the gene family 1168, specific to honey bees. </w:t>
      </w:r>
      <w:r w:rsidRPr="00AA6645">
        <w:t>The different distance levels are: 1. Lactobacillus, 2. Lactobacillaceae, 3. Lactobacillales, 4. Bacilli, 5. Firmicutes, 6. Bacteria, 7. None (Archae, Eukaryota, contaminations).</w:t>
      </w:r>
    </w:p>
    <w:p w14:paraId="47765DCC" w14:textId="77777777" w:rsidR="00816933" w:rsidRPr="00AA6645" w:rsidRDefault="00816933" w:rsidP="00816933">
      <w:pPr>
        <w:keepNext/>
      </w:pPr>
      <w:r w:rsidRPr="00AA6645">
        <w:rPr>
          <w:noProof/>
        </w:rPr>
        <w:lastRenderedPageBreak/>
        <w:drawing>
          <wp:inline distT="0" distB="0" distL="0" distR="0" wp14:anchorId="457F427A" wp14:editId="3E262D3E">
            <wp:extent cx="5972810" cy="558292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5582920"/>
                    </a:xfrm>
                    <a:prstGeom prst="rect">
                      <a:avLst/>
                    </a:prstGeom>
                  </pic:spPr>
                </pic:pic>
              </a:graphicData>
            </a:graphic>
          </wp:inline>
        </w:drawing>
      </w:r>
    </w:p>
    <w:p w14:paraId="22F93FBD" w14:textId="12608D63" w:rsidR="00816933" w:rsidRPr="00AA6645" w:rsidRDefault="00816933" w:rsidP="00816933">
      <w:pPr>
        <w:pStyle w:val="Caption"/>
        <w:jc w:val="center"/>
      </w:pPr>
      <w:r w:rsidRPr="00AA6645">
        <w:t xml:space="preserve">Figure </w:t>
      </w:r>
      <w:r w:rsidR="00884A6F">
        <w:t>36</w:t>
      </w:r>
      <w:r w:rsidRPr="00AA6645">
        <w:t xml:space="preserve">: </w:t>
      </w:r>
      <w:r w:rsidRPr="00AA6645">
        <w:rPr>
          <w:b/>
        </w:rPr>
        <w:t xml:space="preserve">Scatter plot of sequences similarity in function of the taxonomical distance for the gene family 1364, specific to honey bees. </w:t>
      </w:r>
      <w:r w:rsidRPr="00AA6645">
        <w:t>The different distance levels are: 1. Lactobacillus, 2. Lactobacillaceae, 3. Lactobacillales, 4. Bacilli, 5. Firmicutes, 6. Bacteria, 7. None (Archae, Eukaryota, contaminations).</w:t>
      </w:r>
    </w:p>
    <w:p w14:paraId="4F0F0D53" w14:textId="77777777" w:rsidR="00816933" w:rsidRPr="00AA6645" w:rsidRDefault="00816933" w:rsidP="00816933">
      <w:pPr>
        <w:keepNext/>
      </w:pPr>
      <w:r w:rsidRPr="00AA6645">
        <w:rPr>
          <w:noProof/>
        </w:rPr>
        <w:lastRenderedPageBreak/>
        <w:drawing>
          <wp:inline distT="0" distB="0" distL="0" distR="0" wp14:anchorId="59A28514" wp14:editId="4AD83D23">
            <wp:extent cx="5972810" cy="5553075"/>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5553075"/>
                    </a:xfrm>
                    <a:prstGeom prst="rect">
                      <a:avLst/>
                    </a:prstGeom>
                  </pic:spPr>
                </pic:pic>
              </a:graphicData>
            </a:graphic>
          </wp:inline>
        </w:drawing>
      </w:r>
    </w:p>
    <w:p w14:paraId="0F7F16ED" w14:textId="73539B1C" w:rsidR="00816933" w:rsidRPr="00AA6645" w:rsidRDefault="00816933" w:rsidP="00816933">
      <w:pPr>
        <w:pStyle w:val="Caption"/>
        <w:jc w:val="center"/>
      </w:pPr>
      <w:r w:rsidRPr="00AA6645">
        <w:t xml:space="preserve">Figure </w:t>
      </w:r>
      <w:r w:rsidR="00884A6F">
        <w:t>37</w:t>
      </w:r>
      <w:r w:rsidRPr="00AA6645">
        <w:t xml:space="preserve">: </w:t>
      </w:r>
      <w:r w:rsidRPr="00AA6645">
        <w:rPr>
          <w:b/>
        </w:rPr>
        <w:t xml:space="preserve">Scatter plot of sequences similarity in function of the taxonomical distance for the gene family 1378, specific to honey bees. </w:t>
      </w:r>
      <w:r w:rsidRPr="00AA6645">
        <w:t>The different distance levels are: 1. Lactobacillus, 2. Lactobacillaceae, 3. Lactobacillales, 4. Bacilli, 5. Firmicutes, 6. Bacteria, 7. None (Archae, Eukaryota, contaminations).</w:t>
      </w:r>
    </w:p>
    <w:p w14:paraId="199F398C" w14:textId="77777777" w:rsidR="00816933" w:rsidRPr="00AA6645" w:rsidRDefault="00816933" w:rsidP="00816933">
      <w:pPr>
        <w:keepNext/>
      </w:pPr>
      <w:r w:rsidRPr="00AA6645">
        <w:rPr>
          <w:noProof/>
        </w:rPr>
        <w:lastRenderedPageBreak/>
        <w:drawing>
          <wp:inline distT="0" distB="0" distL="0" distR="0" wp14:anchorId="64AE3EA1" wp14:editId="0BA59B4E">
            <wp:extent cx="5972810" cy="5541645"/>
            <wp:effectExtent l="0" t="0" r="889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5541645"/>
                    </a:xfrm>
                    <a:prstGeom prst="rect">
                      <a:avLst/>
                    </a:prstGeom>
                  </pic:spPr>
                </pic:pic>
              </a:graphicData>
            </a:graphic>
          </wp:inline>
        </w:drawing>
      </w:r>
    </w:p>
    <w:p w14:paraId="0C6F7339" w14:textId="64E35F59" w:rsidR="00816933" w:rsidRPr="00AA6645" w:rsidRDefault="00816933" w:rsidP="00816933">
      <w:pPr>
        <w:pStyle w:val="Caption"/>
        <w:jc w:val="center"/>
      </w:pPr>
      <w:r w:rsidRPr="00AA6645">
        <w:t xml:space="preserve">Figure </w:t>
      </w:r>
      <w:r w:rsidR="00884A6F">
        <w:t>38</w:t>
      </w:r>
      <w:r w:rsidRPr="00AA6645">
        <w:t xml:space="preserve">: </w:t>
      </w:r>
      <w:r w:rsidRPr="00AA6645">
        <w:rPr>
          <w:b/>
        </w:rPr>
        <w:t xml:space="preserve">Scatter plot of sequences similarity in function of the taxonomical distance for the gene family 1380, specific to honey bees. </w:t>
      </w:r>
      <w:r w:rsidRPr="00AA6645">
        <w:t>The different distance levels are: 1. Lactobacillus, 2. Lactobacillaceae, 3. Lactobacillales, 4. Bacilli, 5. Firmicutes, 6. Bacteria, 7. None (Archae, Eukaryota, contaminations).</w:t>
      </w:r>
    </w:p>
    <w:p w14:paraId="2AA41080" w14:textId="77777777" w:rsidR="00FA5B1C" w:rsidRPr="00AA6645" w:rsidRDefault="00FA5B1C" w:rsidP="00FA5B1C">
      <w:pPr>
        <w:keepNext/>
      </w:pPr>
      <w:r w:rsidRPr="00AA6645">
        <w:rPr>
          <w:noProof/>
        </w:rPr>
        <w:lastRenderedPageBreak/>
        <w:drawing>
          <wp:inline distT="0" distB="0" distL="0" distR="0" wp14:anchorId="6B43B9A1" wp14:editId="20353B78">
            <wp:extent cx="5972810" cy="5540375"/>
            <wp:effectExtent l="0" t="0" r="889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5540375"/>
                    </a:xfrm>
                    <a:prstGeom prst="rect">
                      <a:avLst/>
                    </a:prstGeom>
                  </pic:spPr>
                </pic:pic>
              </a:graphicData>
            </a:graphic>
          </wp:inline>
        </w:drawing>
      </w:r>
    </w:p>
    <w:p w14:paraId="7319BA37" w14:textId="4CEEFEAE" w:rsidR="00816933" w:rsidRPr="00AA6645" w:rsidRDefault="00FA5B1C" w:rsidP="00FA5B1C">
      <w:pPr>
        <w:pStyle w:val="Caption"/>
        <w:jc w:val="center"/>
      </w:pPr>
      <w:r w:rsidRPr="00AA6645">
        <w:t xml:space="preserve">Figure </w:t>
      </w:r>
      <w:r w:rsidR="00884A6F">
        <w:t>39</w:t>
      </w:r>
      <w:r w:rsidRPr="00AA6645">
        <w:t xml:space="preserve">: </w:t>
      </w:r>
      <w:r w:rsidRPr="00AA6645">
        <w:rPr>
          <w:b/>
        </w:rPr>
        <w:t xml:space="preserve">Scatter plot of sequences similarity in function of the taxonomical distance for the gene family 1385, specific to honey bees. </w:t>
      </w:r>
      <w:r w:rsidRPr="00AA6645">
        <w:t>The different distance levels are: 1. Lactobacillus, 2. Lactobacillaceae, 3. Lactobacillales, 4. Bacilli, 5. Firmicutes, 6. Bacteria, 7. None (Archae, Eukaryota, contaminations).</w:t>
      </w:r>
    </w:p>
    <w:p w14:paraId="3D09C744" w14:textId="77777777" w:rsidR="00FA5B1C" w:rsidRPr="00AA6645" w:rsidRDefault="00FA5B1C" w:rsidP="00FA5B1C">
      <w:pPr>
        <w:keepNext/>
      </w:pPr>
      <w:r w:rsidRPr="00AA6645">
        <w:rPr>
          <w:noProof/>
        </w:rPr>
        <w:lastRenderedPageBreak/>
        <w:drawing>
          <wp:inline distT="0" distB="0" distL="0" distR="0" wp14:anchorId="35372650" wp14:editId="1FC59BFD">
            <wp:extent cx="5972810" cy="552704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5527040"/>
                    </a:xfrm>
                    <a:prstGeom prst="rect">
                      <a:avLst/>
                    </a:prstGeom>
                  </pic:spPr>
                </pic:pic>
              </a:graphicData>
            </a:graphic>
          </wp:inline>
        </w:drawing>
      </w:r>
    </w:p>
    <w:p w14:paraId="3B2E5C23" w14:textId="1ADFBEA6" w:rsidR="00FA5B1C" w:rsidRPr="00AA6645" w:rsidRDefault="00FA5B1C" w:rsidP="00FA5B1C">
      <w:pPr>
        <w:pStyle w:val="Caption"/>
        <w:jc w:val="center"/>
      </w:pPr>
      <w:r w:rsidRPr="00AA6645">
        <w:t xml:space="preserve">Figure </w:t>
      </w:r>
      <w:r w:rsidR="00884A6F">
        <w:t>40</w:t>
      </w:r>
      <w:r w:rsidRPr="00AA6645">
        <w:t xml:space="preserve">: </w:t>
      </w:r>
      <w:r w:rsidRPr="00AA6645">
        <w:rPr>
          <w:b/>
        </w:rPr>
        <w:t xml:space="preserve">Scatter plot of sequences similarity in function of the taxonomical distance for the gene family 1393, specific to honey bees. </w:t>
      </w:r>
      <w:r w:rsidRPr="00AA6645">
        <w:t>The different distance levels are: 1. Lactobacillus, 2. Lactobacillaceae, 3. Lactobacillales, 4. Bacilli, 5. Firmicutes, 6. Bacteria, 7. None (Archae, Eukaryota, contaminations).</w:t>
      </w:r>
    </w:p>
    <w:p w14:paraId="7C917BC9" w14:textId="77777777" w:rsidR="00FA5B1C" w:rsidRPr="00AA6645" w:rsidRDefault="00FA5B1C" w:rsidP="00FA5B1C">
      <w:pPr>
        <w:keepNext/>
      </w:pPr>
      <w:r w:rsidRPr="00AA6645">
        <w:rPr>
          <w:noProof/>
        </w:rPr>
        <w:lastRenderedPageBreak/>
        <w:drawing>
          <wp:inline distT="0" distB="0" distL="0" distR="0" wp14:anchorId="7AFDF2FA" wp14:editId="7B5F5841">
            <wp:extent cx="5972810" cy="541464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5414645"/>
                    </a:xfrm>
                    <a:prstGeom prst="rect">
                      <a:avLst/>
                    </a:prstGeom>
                  </pic:spPr>
                </pic:pic>
              </a:graphicData>
            </a:graphic>
          </wp:inline>
        </w:drawing>
      </w:r>
    </w:p>
    <w:p w14:paraId="7446BC63" w14:textId="1A3E752C" w:rsidR="00FA5B1C" w:rsidRPr="00AA6645" w:rsidRDefault="00FA5B1C" w:rsidP="00FA5B1C">
      <w:pPr>
        <w:pStyle w:val="Caption"/>
        <w:jc w:val="center"/>
      </w:pPr>
      <w:r w:rsidRPr="00AA6645">
        <w:t xml:space="preserve">Figure </w:t>
      </w:r>
      <w:r w:rsidR="00884A6F">
        <w:t>41</w:t>
      </w:r>
      <w:r w:rsidRPr="00AA6645">
        <w:t xml:space="preserve">: </w:t>
      </w:r>
      <w:r w:rsidRPr="00AA6645">
        <w:rPr>
          <w:b/>
        </w:rPr>
        <w:t xml:space="preserve">Scatter plot of sequences similarity in function of the taxonomical distance for the gene family 1394, specific to honey bees. </w:t>
      </w:r>
      <w:r w:rsidRPr="00AA6645">
        <w:t>The different distance levels are: 1. Lactobacillus, 2. Lactobacillaceae, 3. Lactobacillales, 4. Bacilli, 5. Firmicutes, 6. Bacteria, 7. None (Archae, Eukaryota, contaminations).</w:t>
      </w:r>
    </w:p>
    <w:p w14:paraId="58B6113B" w14:textId="77777777" w:rsidR="00443969" w:rsidRPr="00AA6645" w:rsidRDefault="00443969" w:rsidP="00443969">
      <w:pPr>
        <w:keepNext/>
      </w:pPr>
      <w:r w:rsidRPr="00AA6645">
        <w:rPr>
          <w:noProof/>
        </w:rPr>
        <w:lastRenderedPageBreak/>
        <w:drawing>
          <wp:inline distT="0" distB="0" distL="0" distR="0" wp14:anchorId="13C9A423" wp14:editId="39AA8332">
            <wp:extent cx="5972810" cy="545401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810" cy="5454015"/>
                    </a:xfrm>
                    <a:prstGeom prst="rect">
                      <a:avLst/>
                    </a:prstGeom>
                  </pic:spPr>
                </pic:pic>
              </a:graphicData>
            </a:graphic>
          </wp:inline>
        </w:drawing>
      </w:r>
    </w:p>
    <w:p w14:paraId="5BBFFA98" w14:textId="507F9E9C" w:rsidR="00FA5B1C" w:rsidRPr="00AA6645" w:rsidRDefault="00443969" w:rsidP="00443969">
      <w:pPr>
        <w:pStyle w:val="Caption"/>
        <w:jc w:val="center"/>
      </w:pPr>
      <w:r w:rsidRPr="00AA6645">
        <w:t xml:space="preserve">Figure </w:t>
      </w:r>
      <w:r w:rsidR="00884A6F">
        <w:t>42</w:t>
      </w:r>
      <w:r w:rsidRPr="00AA6645">
        <w:t xml:space="preserve">: </w:t>
      </w:r>
      <w:r w:rsidRPr="00AA6645">
        <w:rPr>
          <w:b/>
        </w:rPr>
        <w:t xml:space="preserve">Scatter plot of sequences similarity in function of the taxonomical distance for the gene family 1396, specific to honey bees. </w:t>
      </w:r>
      <w:r w:rsidRPr="00AA6645">
        <w:t>The different distance levels are: 1. Lactobacillus, 2. Lactobacillaceae, 3. Lactobacillales, 4. Bacilli, 5. Firmicutes, 6. Bacteria, 7. None (Archae, Eukaryota, contaminations).</w:t>
      </w:r>
    </w:p>
    <w:p w14:paraId="6EFD8437" w14:textId="77777777" w:rsidR="00443969" w:rsidRPr="00AA6645" w:rsidRDefault="00443969" w:rsidP="00443969">
      <w:pPr>
        <w:keepNext/>
      </w:pPr>
      <w:r w:rsidRPr="00AA6645">
        <w:rPr>
          <w:noProof/>
        </w:rPr>
        <w:lastRenderedPageBreak/>
        <w:drawing>
          <wp:inline distT="0" distB="0" distL="0" distR="0" wp14:anchorId="5D77DCA5" wp14:editId="5A588AB8">
            <wp:extent cx="5972810" cy="5480685"/>
            <wp:effectExtent l="0" t="0" r="889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5480685"/>
                    </a:xfrm>
                    <a:prstGeom prst="rect">
                      <a:avLst/>
                    </a:prstGeom>
                  </pic:spPr>
                </pic:pic>
              </a:graphicData>
            </a:graphic>
          </wp:inline>
        </w:drawing>
      </w:r>
    </w:p>
    <w:p w14:paraId="0EC61A82" w14:textId="240F66AA" w:rsidR="00443969" w:rsidRPr="00AA6645" w:rsidRDefault="00443969" w:rsidP="00443969">
      <w:pPr>
        <w:pStyle w:val="Caption"/>
        <w:jc w:val="center"/>
      </w:pPr>
      <w:r w:rsidRPr="00AA6645">
        <w:t xml:space="preserve">Figure </w:t>
      </w:r>
      <w:r w:rsidR="00884A6F">
        <w:t>43</w:t>
      </w:r>
      <w:r w:rsidRPr="00AA6645">
        <w:t xml:space="preserve">: </w:t>
      </w:r>
      <w:r w:rsidRPr="00AA6645">
        <w:rPr>
          <w:b/>
        </w:rPr>
        <w:t xml:space="preserve">Scatter plot of sequences similarity in function of the taxonomical distance for the gene family 1399, specific to honey bees. </w:t>
      </w:r>
      <w:r w:rsidRPr="00AA6645">
        <w:t>The different distance levels are: 1. Lactobacillus, 2. Lactobacillaceae, 3. Lactobacillales, 4. Bacilli, 5. Firmicutes, 6. Bacteria, 7. None (Archae, Eukaryota, contaminations).</w:t>
      </w:r>
    </w:p>
    <w:p w14:paraId="60F3AFB0" w14:textId="77777777" w:rsidR="00443969" w:rsidRPr="00AA6645" w:rsidRDefault="00443969" w:rsidP="00443969">
      <w:pPr>
        <w:keepNext/>
      </w:pPr>
      <w:r w:rsidRPr="00AA6645">
        <w:rPr>
          <w:noProof/>
        </w:rPr>
        <w:lastRenderedPageBreak/>
        <w:drawing>
          <wp:inline distT="0" distB="0" distL="0" distR="0" wp14:anchorId="11CE9A73" wp14:editId="3E07ECF1">
            <wp:extent cx="5972810" cy="5389245"/>
            <wp:effectExtent l="0" t="0" r="889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810" cy="5389245"/>
                    </a:xfrm>
                    <a:prstGeom prst="rect">
                      <a:avLst/>
                    </a:prstGeom>
                  </pic:spPr>
                </pic:pic>
              </a:graphicData>
            </a:graphic>
          </wp:inline>
        </w:drawing>
      </w:r>
    </w:p>
    <w:p w14:paraId="7FA7D132" w14:textId="6B9CB7BE" w:rsidR="00443969" w:rsidRPr="00AA6645" w:rsidRDefault="00443969" w:rsidP="00443969">
      <w:pPr>
        <w:pStyle w:val="Caption"/>
        <w:jc w:val="center"/>
      </w:pPr>
      <w:r w:rsidRPr="00AA6645">
        <w:t xml:space="preserve">Figure </w:t>
      </w:r>
      <w:r w:rsidR="00884A6F">
        <w:t>44</w:t>
      </w:r>
      <w:r w:rsidRPr="00AA6645">
        <w:t xml:space="preserve">: </w:t>
      </w:r>
      <w:r w:rsidRPr="00AA6645">
        <w:rPr>
          <w:b/>
        </w:rPr>
        <w:t xml:space="preserve">Scatter plot of sequences similarity in function of the taxonomical distance for the gene family 1400, specific to honey bees. </w:t>
      </w:r>
      <w:r w:rsidRPr="00AA6645">
        <w:t>The different distance levels are: 1. Lactobacillus, 2. Lactobacillaceae, 3. Lactobacillales, 4. Bacilli, 5. Firmicutes, 6. Bacteria, 7. None (Archae, Eukaryota, contaminations).</w:t>
      </w:r>
    </w:p>
    <w:p w14:paraId="64115855" w14:textId="77777777" w:rsidR="00443969" w:rsidRPr="00AA6645" w:rsidRDefault="00443969" w:rsidP="00443969">
      <w:pPr>
        <w:keepNext/>
      </w:pPr>
      <w:r w:rsidRPr="00AA6645">
        <w:rPr>
          <w:noProof/>
        </w:rPr>
        <w:lastRenderedPageBreak/>
        <w:drawing>
          <wp:inline distT="0" distB="0" distL="0" distR="0" wp14:anchorId="5119B81C" wp14:editId="62B8ECDA">
            <wp:extent cx="5972810" cy="549529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810" cy="5495290"/>
                    </a:xfrm>
                    <a:prstGeom prst="rect">
                      <a:avLst/>
                    </a:prstGeom>
                  </pic:spPr>
                </pic:pic>
              </a:graphicData>
            </a:graphic>
          </wp:inline>
        </w:drawing>
      </w:r>
    </w:p>
    <w:p w14:paraId="0876A7BF" w14:textId="57D94E22" w:rsidR="00443969" w:rsidRPr="00AA6645" w:rsidRDefault="00443969" w:rsidP="00443969">
      <w:pPr>
        <w:pStyle w:val="Caption"/>
        <w:jc w:val="center"/>
      </w:pPr>
      <w:r w:rsidRPr="00AA6645">
        <w:t xml:space="preserve">Figure </w:t>
      </w:r>
      <w:r w:rsidR="00884A6F">
        <w:t>45</w:t>
      </w:r>
      <w:r w:rsidRPr="00AA6645">
        <w:t xml:space="preserve">: </w:t>
      </w:r>
      <w:r w:rsidRPr="00AA6645">
        <w:rPr>
          <w:b/>
        </w:rPr>
        <w:t xml:space="preserve">Scatter plot of sequences similarity in function of the taxonomical distance for the gene family 1401, specific to honey bees. </w:t>
      </w:r>
      <w:r w:rsidRPr="00AA6645">
        <w:t>The different distance levels are: 1. Lactobacillus, 2. Lactobacillaceae, 3. Lactobacillales, 4. Bacilli, 5. Firmicutes, 6. Bacteria, 7. None (Archae, Eukaryota, contaminations).</w:t>
      </w:r>
    </w:p>
    <w:p w14:paraId="4B0E0F52" w14:textId="77777777" w:rsidR="00443969" w:rsidRPr="00AA6645" w:rsidRDefault="00443969" w:rsidP="00443969">
      <w:pPr>
        <w:keepNext/>
      </w:pPr>
      <w:r w:rsidRPr="00AA6645">
        <w:rPr>
          <w:noProof/>
        </w:rPr>
        <w:lastRenderedPageBreak/>
        <w:drawing>
          <wp:inline distT="0" distB="0" distL="0" distR="0" wp14:anchorId="6B634980" wp14:editId="5B079954">
            <wp:extent cx="5972810" cy="5542280"/>
            <wp:effectExtent l="0" t="0" r="889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810" cy="5542280"/>
                    </a:xfrm>
                    <a:prstGeom prst="rect">
                      <a:avLst/>
                    </a:prstGeom>
                  </pic:spPr>
                </pic:pic>
              </a:graphicData>
            </a:graphic>
          </wp:inline>
        </w:drawing>
      </w:r>
    </w:p>
    <w:p w14:paraId="756E9AD2" w14:textId="33BC5CDB" w:rsidR="00443969" w:rsidRPr="00AA6645" w:rsidRDefault="00443969" w:rsidP="00443969">
      <w:pPr>
        <w:pStyle w:val="Caption"/>
        <w:jc w:val="center"/>
      </w:pPr>
      <w:r w:rsidRPr="00AA6645">
        <w:t xml:space="preserve">Figure </w:t>
      </w:r>
      <w:r w:rsidR="00884A6F">
        <w:t>46</w:t>
      </w:r>
      <w:r w:rsidRPr="00AA6645">
        <w:t xml:space="preserve">: </w:t>
      </w:r>
      <w:r w:rsidRPr="00AA6645">
        <w:rPr>
          <w:b/>
        </w:rPr>
        <w:t xml:space="preserve">Scatter plot of sequences similarity in function of the taxonomical distance for the gene family 1422, specific to honey bees. </w:t>
      </w:r>
      <w:r w:rsidRPr="00AA6645">
        <w:t>The different distance levels are: 1. Lactobacillus, 2. Lactobacillaceae, 3. Lactobacillales, 4. Bacilli, 5. Firmicutes, 6. Bacteria, 7. None (Archae, Eukaryota, contaminations).</w:t>
      </w:r>
    </w:p>
    <w:p w14:paraId="2F3668EB" w14:textId="77777777" w:rsidR="00443969" w:rsidRPr="00AA6645" w:rsidRDefault="00443969" w:rsidP="00443969">
      <w:pPr>
        <w:keepNext/>
      </w:pPr>
      <w:r w:rsidRPr="00AA6645">
        <w:rPr>
          <w:noProof/>
        </w:rPr>
        <w:lastRenderedPageBreak/>
        <w:drawing>
          <wp:inline distT="0" distB="0" distL="0" distR="0" wp14:anchorId="4D91FFA9" wp14:editId="7509CF8E">
            <wp:extent cx="5972810" cy="5541645"/>
            <wp:effectExtent l="0" t="0" r="889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810" cy="5541645"/>
                    </a:xfrm>
                    <a:prstGeom prst="rect">
                      <a:avLst/>
                    </a:prstGeom>
                  </pic:spPr>
                </pic:pic>
              </a:graphicData>
            </a:graphic>
          </wp:inline>
        </w:drawing>
      </w:r>
    </w:p>
    <w:p w14:paraId="5563D84F" w14:textId="11AF5AB8" w:rsidR="00443969" w:rsidRPr="00AA6645" w:rsidRDefault="00443969" w:rsidP="004E3ECA">
      <w:pPr>
        <w:pStyle w:val="Caption"/>
        <w:jc w:val="center"/>
      </w:pPr>
      <w:r w:rsidRPr="00AA6645">
        <w:t xml:space="preserve">Figure </w:t>
      </w:r>
      <w:r w:rsidR="00884A6F">
        <w:t>47</w:t>
      </w:r>
      <w:r w:rsidR="004E3ECA" w:rsidRPr="00AA6645">
        <w:t xml:space="preserve">: </w:t>
      </w:r>
      <w:r w:rsidR="004E3ECA" w:rsidRPr="00AA6645">
        <w:rPr>
          <w:b/>
        </w:rPr>
        <w:t xml:space="preserve">Scatter plot of sequences similarity in function of the taxonomical distance for the gene family 1428, specific to honey bees. </w:t>
      </w:r>
      <w:r w:rsidR="004E3ECA" w:rsidRPr="00AA6645">
        <w:t>The different distance levels are: 1. Lactobacillus, 2. Lactobacillaceae, 3. Lactobacillales, 4. Bacilli, 5. Firmicutes, 6. Bacteria, 7. None (Archae, Eukaryota, contaminations).</w:t>
      </w:r>
    </w:p>
    <w:p w14:paraId="726E3FD7" w14:textId="77777777" w:rsidR="004E3ECA" w:rsidRPr="00AA6645" w:rsidRDefault="004E3ECA" w:rsidP="004E3ECA">
      <w:pPr>
        <w:keepNext/>
      </w:pPr>
      <w:r w:rsidRPr="00AA6645">
        <w:rPr>
          <w:noProof/>
        </w:rPr>
        <w:lastRenderedPageBreak/>
        <w:drawing>
          <wp:inline distT="0" distB="0" distL="0" distR="0" wp14:anchorId="146C80A3" wp14:editId="218F9F0B">
            <wp:extent cx="5972810" cy="537654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810" cy="5376545"/>
                    </a:xfrm>
                    <a:prstGeom prst="rect">
                      <a:avLst/>
                    </a:prstGeom>
                  </pic:spPr>
                </pic:pic>
              </a:graphicData>
            </a:graphic>
          </wp:inline>
        </w:drawing>
      </w:r>
    </w:p>
    <w:p w14:paraId="0A93FF97" w14:textId="6F94C699" w:rsidR="004E3ECA" w:rsidRPr="00AA6645" w:rsidRDefault="004E3ECA" w:rsidP="007101A4">
      <w:pPr>
        <w:pStyle w:val="Caption"/>
        <w:jc w:val="center"/>
      </w:pPr>
      <w:r w:rsidRPr="00AA6645">
        <w:t xml:space="preserve">Figure </w:t>
      </w:r>
      <w:r w:rsidR="00884A6F">
        <w:t>48</w:t>
      </w:r>
      <w:r w:rsidRPr="00AA6645">
        <w:t xml:space="preserve">: </w:t>
      </w:r>
      <w:r w:rsidRPr="00AA6645">
        <w:rPr>
          <w:b/>
        </w:rPr>
        <w:t xml:space="preserve">Scatter plot of sequences similarity in function of the taxonomical distance for the gene family 1458, specific to honey bees. </w:t>
      </w:r>
      <w:r w:rsidRPr="00AA6645">
        <w:t>The different distance levels are: 1. Lactobacillus, 2. Lactobacillaceae, 3. Lactobacillales, 4. Bacilli, 5. Firmicutes, 6. Bacteria, 7. None (Archae, Eukaryota, contaminations).</w:t>
      </w:r>
    </w:p>
    <w:p w14:paraId="6AC0E74B" w14:textId="77777777" w:rsidR="007101A4" w:rsidRPr="00AA6645" w:rsidRDefault="007101A4">
      <w:r w:rsidRPr="00AA6645">
        <w:br w:type="page"/>
      </w:r>
    </w:p>
    <w:p w14:paraId="0576253B" w14:textId="77777777" w:rsidR="007101A4" w:rsidRPr="00AA6645" w:rsidRDefault="007101A4" w:rsidP="007101A4">
      <w:pPr>
        <w:pStyle w:val="Heading2"/>
        <w:rPr>
          <w:rFonts w:asciiTheme="minorHAnsi" w:hAnsiTheme="minorHAnsi"/>
        </w:rPr>
      </w:pPr>
      <w:r w:rsidRPr="00AA6645">
        <w:rPr>
          <w:rFonts w:asciiTheme="minorHAnsi" w:hAnsiTheme="minorHAnsi"/>
        </w:rPr>
        <w:lastRenderedPageBreak/>
        <w:t>S2: putative HGT phylogeny inference</w:t>
      </w:r>
    </w:p>
    <w:p w14:paraId="207EFB03" w14:textId="77777777" w:rsidR="007101A4" w:rsidRPr="00AA6645" w:rsidRDefault="0021329C" w:rsidP="007101A4">
      <w:pPr>
        <w:keepNext/>
      </w:pPr>
      <w:r w:rsidRPr="00AA6645">
        <w:rPr>
          <w:noProof/>
        </w:rPr>
        <mc:AlternateContent>
          <mc:Choice Requires="wps">
            <w:drawing>
              <wp:anchor distT="0" distB="0" distL="114300" distR="114300" simplePos="0" relativeHeight="251668480" behindDoc="0" locked="0" layoutInCell="1" allowOverlap="1" wp14:anchorId="1DD53AD2" wp14:editId="183E4B41">
                <wp:simplePos x="0" y="0"/>
                <wp:positionH relativeFrom="column">
                  <wp:posOffset>-1270</wp:posOffset>
                </wp:positionH>
                <wp:positionV relativeFrom="paragraph">
                  <wp:posOffset>3031408</wp:posOffset>
                </wp:positionV>
                <wp:extent cx="604299" cy="135558"/>
                <wp:effectExtent l="0" t="0" r="5715" b="0"/>
                <wp:wrapNone/>
                <wp:docPr id="68" name="Text Box 68"/>
                <wp:cNvGraphicFramePr/>
                <a:graphic xmlns:a="http://schemas.openxmlformats.org/drawingml/2006/main">
                  <a:graphicData uri="http://schemas.microsoft.com/office/word/2010/wordprocessingShape">
                    <wps:wsp>
                      <wps:cNvSpPr txBox="1"/>
                      <wps:spPr>
                        <a:xfrm>
                          <a:off x="0" y="0"/>
                          <a:ext cx="604299" cy="13555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2E03" w14:textId="77777777" w:rsidR="009B7D82" w:rsidRDefault="009B7D82" w:rsidP="002132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1DD53AD2" id="Text Box 68" o:spid="_x0000_s1033" type="#_x0000_t202" style="position:absolute;margin-left:-.1pt;margin-top:238.7pt;width:47.6pt;height:10.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" fillcolor="white [3212]" stroked="f" strokeweight=".5pt">
                <v:textbox>
                  <w:txbxContent>
                    <w:p w14:paraId="50C32E03" w14:textId="77777777" w:rsidR="009D20F4" w:rsidRDefault="009D20F4" w:rsidP="0021329C"/>
                  </w:txbxContent>
                </v:textbox>
              </v:shape>
            </w:pict>
          </mc:Fallback>
        </mc:AlternateContent>
      </w:r>
      <w:r w:rsidR="007101A4" w:rsidRPr="00AA6645">
        <w:rPr>
          <w:noProof/>
        </w:rPr>
        <w:drawing>
          <wp:inline distT="0" distB="0" distL="0" distR="0" wp14:anchorId="28D9C299" wp14:editId="450B3415">
            <wp:extent cx="5972810" cy="31519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567"/>
                    <a:stretch/>
                  </pic:blipFill>
                  <pic:spPr bwMode="auto">
                    <a:xfrm>
                      <a:off x="0" y="0"/>
                      <a:ext cx="5972810" cy="3151955"/>
                    </a:xfrm>
                    <a:prstGeom prst="rect">
                      <a:avLst/>
                    </a:prstGeom>
                    <a:ln>
                      <a:noFill/>
                    </a:ln>
                    <a:extLst>
                      <a:ext uri="{53640926-AAD7-44d8-BBD7-CCE9431645EC}">
                        <a14:shadowObscured xmlns:a14="http://schemas.microsoft.com/office/drawing/2010/main"/>
                      </a:ext>
                    </a:extLst>
                  </pic:spPr>
                </pic:pic>
              </a:graphicData>
            </a:graphic>
          </wp:inline>
        </w:drawing>
      </w:r>
    </w:p>
    <w:p w14:paraId="42706CDE" w14:textId="7267F302" w:rsidR="007101A4" w:rsidRPr="00AA6645" w:rsidRDefault="007101A4" w:rsidP="007101A4">
      <w:pPr>
        <w:pStyle w:val="Caption"/>
        <w:jc w:val="center"/>
      </w:pPr>
      <w:r w:rsidRPr="00AA6645">
        <w:t xml:space="preserve">Figure </w:t>
      </w:r>
      <w:r w:rsidR="00884A6F">
        <w:t>49</w:t>
      </w:r>
      <w:r w:rsidRPr="00AA6645">
        <w:t>:</w:t>
      </w:r>
      <w:r w:rsidR="00781555" w:rsidRPr="00AA6645">
        <w:t xml:space="preserve"> </w:t>
      </w:r>
      <w:r w:rsidR="006F7936" w:rsidRPr="00CE64D0">
        <w:rPr>
          <w:b/>
        </w:rPr>
        <w:t>Cladogram of gene family</w:t>
      </w:r>
      <w:r w:rsidR="006F7936">
        <w:t xml:space="preserve"> </w:t>
      </w:r>
      <w:r w:rsidR="00781555" w:rsidRPr="00AA6645">
        <w:rPr>
          <w:b/>
        </w:rPr>
        <w:t xml:space="preserve">991 </w:t>
      </w:r>
      <w:r w:rsidR="00527477" w:rsidRPr="00AA6645">
        <w:rPr>
          <w:b/>
        </w:rPr>
        <w:t>specific to bumble and honey bees,</w:t>
      </w:r>
      <w:r w:rsidR="00781555" w:rsidRPr="00AA6645">
        <w:rPr>
          <w:b/>
        </w:rPr>
        <w:t xml:space="preserve"> inferred by WAG model. </w:t>
      </w:r>
      <w:r w:rsidR="00781555" w:rsidRPr="00AA6645">
        <w:t>50 random BLAST hits and 5 reference genomes were used for this analysis. Each random BLAST hits are presented by the name of the species, followed by the protein identifier and the hierarchical taxonomy distance. Reference genomes contain only the strain and the protein identifier.</w:t>
      </w:r>
    </w:p>
    <w:p w14:paraId="6E0D6520" w14:textId="77777777" w:rsidR="00C76A7F" w:rsidRPr="00AA6645" w:rsidRDefault="00C76A7F" w:rsidP="00C76A7F">
      <w:pPr>
        <w:keepNext/>
      </w:pPr>
      <w:r w:rsidRPr="00AA6645">
        <w:rPr>
          <w:noProof/>
        </w:rPr>
        <w:drawing>
          <wp:inline distT="0" distB="0" distL="0" distR="0" wp14:anchorId="59D9F4ED" wp14:editId="19960623">
            <wp:extent cx="5972810" cy="3175000"/>
            <wp:effectExtent l="0" t="0" r="889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810" cy="3175000"/>
                    </a:xfrm>
                    <a:prstGeom prst="rect">
                      <a:avLst/>
                    </a:prstGeom>
                  </pic:spPr>
                </pic:pic>
              </a:graphicData>
            </a:graphic>
          </wp:inline>
        </w:drawing>
      </w:r>
    </w:p>
    <w:p w14:paraId="12ED6CB9" w14:textId="48F5EB4F" w:rsidR="00C76A7F" w:rsidRPr="00AA6645" w:rsidRDefault="00C76A7F" w:rsidP="00C76A7F">
      <w:pPr>
        <w:pStyle w:val="Caption"/>
        <w:jc w:val="center"/>
      </w:pPr>
      <w:r w:rsidRPr="00AA6645">
        <w:t xml:space="preserve">Figure </w:t>
      </w:r>
      <w:r w:rsidR="00884A6F">
        <w:t>50</w:t>
      </w:r>
      <w:r w:rsidRPr="00AA6645">
        <w:t xml:space="preserve">: </w:t>
      </w:r>
      <w:r w:rsidR="009E40B5" w:rsidRPr="00CE64D0">
        <w:rPr>
          <w:b/>
        </w:rPr>
        <w:t>Cladogram of gene family</w:t>
      </w:r>
      <w:r w:rsidR="009E40B5">
        <w:t xml:space="preserve"> </w:t>
      </w:r>
      <w:r w:rsidRPr="00AA6645">
        <w:rPr>
          <w:b/>
        </w:rPr>
        <w:t xml:space="preserve">1099 </w:t>
      </w:r>
      <w:r w:rsidR="00527477" w:rsidRPr="00AA6645">
        <w:rPr>
          <w:b/>
        </w:rPr>
        <w:t>specific to bumble and honey bees,</w:t>
      </w:r>
      <w:r w:rsidRPr="00AA6645">
        <w:rPr>
          <w:b/>
        </w:rPr>
        <w:t xml:space="preserve"> inferred by JTT model. </w:t>
      </w:r>
      <w:r w:rsidRPr="00AA6645">
        <w:t>50 random BLAST hits and 5 reference genomes were used for this analysis. Each random BLAST hits are presented by the name of the species, followed by the protein identifier and the hierarchical taxonomy distance. Reference genomes contain only the strain and the protein</w:t>
      </w:r>
      <w:r w:rsidR="0021329C" w:rsidRPr="00AA6645">
        <w:t xml:space="preserve"> identifier.</w:t>
      </w:r>
    </w:p>
    <w:p w14:paraId="39709E7E" w14:textId="77777777" w:rsidR="00EE26EA" w:rsidRPr="00AA6645" w:rsidRDefault="00EE26EA" w:rsidP="00EE26EA">
      <w:pPr>
        <w:keepNext/>
      </w:pPr>
      <w:r w:rsidRPr="00AA6645">
        <w:rPr>
          <w:noProof/>
        </w:rPr>
        <w:lastRenderedPageBreak/>
        <w:drawing>
          <wp:inline distT="0" distB="0" distL="0" distR="0" wp14:anchorId="2B761E9E" wp14:editId="6D816C30">
            <wp:extent cx="5972810" cy="3227705"/>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810" cy="3227705"/>
                    </a:xfrm>
                    <a:prstGeom prst="rect">
                      <a:avLst/>
                    </a:prstGeom>
                  </pic:spPr>
                </pic:pic>
              </a:graphicData>
            </a:graphic>
          </wp:inline>
        </w:drawing>
      </w:r>
    </w:p>
    <w:p w14:paraId="307D24D6" w14:textId="7C622B28" w:rsidR="0021329C" w:rsidRPr="00AA6645" w:rsidRDefault="00EE26EA" w:rsidP="00EE26EA">
      <w:pPr>
        <w:pStyle w:val="Caption"/>
        <w:jc w:val="center"/>
      </w:pPr>
      <w:r w:rsidRPr="00AA6645">
        <w:t xml:space="preserve">Figure </w:t>
      </w:r>
      <w:r w:rsidR="00884A6F">
        <w:t>51</w:t>
      </w:r>
      <w:r w:rsidRPr="00AA6645">
        <w:t xml:space="preserve">: </w:t>
      </w:r>
      <w:r w:rsidR="00853836" w:rsidRPr="00CE64D0">
        <w:rPr>
          <w:b/>
        </w:rPr>
        <w:t>Cladogram of gene family</w:t>
      </w:r>
      <w:r w:rsidR="00853836">
        <w:t xml:space="preserve"> </w:t>
      </w:r>
      <w:r w:rsidRPr="00AA6645">
        <w:rPr>
          <w:b/>
        </w:rPr>
        <w:t xml:space="preserve">1674 </w:t>
      </w:r>
      <w:r w:rsidR="00527477" w:rsidRPr="00AA6645">
        <w:rPr>
          <w:b/>
        </w:rPr>
        <w:t>specific to bumble bees,</w:t>
      </w:r>
      <w:r w:rsidRPr="00AA6645">
        <w:rPr>
          <w:b/>
        </w:rPr>
        <w:t xml:space="preserve"> inferred by LG model. </w:t>
      </w:r>
      <w:r w:rsidRPr="00AA6645">
        <w:t>50 random BLAST hits and 5 reference genomes were used for this analysis. Each random BLAST hits are presented by the name of the species, followed by the protein identifier and the hierarchical taxonomy distance. Reference genomes contain only the strain and the protein identifier.</w:t>
      </w:r>
    </w:p>
    <w:p w14:paraId="4BFAF025" w14:textId="77777777" w:rsidR="00977189" w:rsidRPr="00AA6645" w:rsidRDefault="00977189" w:rsidP="00977189">
      <w:pPr>
        <w:keepNext/>
      </w:pPr>
      <w:r w:rsidRPr="00AA6645">
        <w:rPr>
          <w:noProof/>
        </w:rPr>
        <w:drawing>
          <wp:inline distT="0" distB="0" distL="0" distR="0" wp14:anchorId="192050A5" wp14:editId="07C2904E">
            <wp:extent cx="5972810" cy="3033395"/>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810" cy="3033395"/>
                    </a:xfrm>
                    <a:prstGeom prst="rect">
                      <a:avLst/>
                    </a:prstGeom>
                  </pic:spPr>
                </pic:pic>
              </a:graphicData>
            </a:graphic>
          </wp:inline>
        </w:drawing>
      </w:r>
    </w:p>
    <w:p w14:paraId="74DBA370" w14:textId="4878244E" w:rsidR="00977189" w:rsidRPr="00AA6645" w:rsidRDefault="00977189" w:rsidP="00977189">
      <w:pPr>
        <w:pStyle w:val="Caption"/>
        <w:jc w:val="center"/>
      </w:pPr>
      <w:r w:rsidRPr="00AA6645">
        <w:t xml:space="preserve">Figure </w:t>
      </w:r>
      <w:r w:rsidR="00884A6F">
        <w:t>52</w:t>
      </w:r>
      <w:r w:rsidRPr="00AA6645">
        <w:t xml:space="preserve">: </w:t>
      </w:r>
      <w:r w:rsidR="00BD5EB2" w:rsidRPr="00CE64D0">
        <w:rPr>
          <w:b/>
        </w:rPr>
        <w:t>Cladogram of gene family</w:t>
      </w:r>
      <w:r w:rsidR="00BD5EB2">
        <w:t xml:space="preserve"> </w:t>
      </w:r>
      <w:r w:rsidRPr="00AA6645">
        <w:rPr>
          <w:b/>
        </w:rPr>
        <w:t xml:space="preserve">1675 </w:t>
      </w:r>
      <w:r w:rsidR="00527477" w:rsidRPr="00AA6645">
        <w:rPr>
          <w:b/>
        </w:rPr>
        <w:t xml:space="preserve">specific to bumble bees, </w:t>
      </w:r>
      <w:r w:rsidRPr="00AA6645">
        <w:rPr>
          <w:b/>
        </w:rPr>
        <w:t xml:space="preserve">inferred by LG model. </w:t>
      </w:r>
      <w:r w:rsidRPr="00AA6645">
        <w:t>29 BLAST hits and 5 reference genomes were used for this analysis. Each BLAST hits are presented by the name of the species, followed by the protein identifier and the hierarchical taxonomy distance. Reference genomes contain only the strain and the protein identifier.</w:t>
      </w:r>
    </w:p>
    <w:p w14:paraId="291A0463" w14:textId="77777777" w:rsidR="00977189" w:rsidRPr="00AA6645" w:rsidRDefault="00977189" w:rsidP="00977189">
      <w:pPr>
        <w:keepNext/>
      </w:pPr>
      <w:r w:rsidRPr="00AA6645">
        <w:rPr>
          <w:noProof/>
        </w:rPr>
        <w:lastRenderedPageBreak/>
        <w:drawing>
          <wp:inline distT="0" distB="0" distL="0" distR="0" wp14:anchorId="4E26A2F4" wp14:editId="3B464155">
            <wp:extent cx="5947833" cy="2991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418"/>
                    <a:stretch/>
                  </pic:blipFill>
                  <pic:spPr bwMode="auto">
                    <a:xfrm>
                      <a:off x="0" y="0"/>
                      <a:ext cx="5947833" cy="2991485"/>
                    </a:xfrm>
                    <a:prstGeom prst="rect">
                      <a:avLst/>
                    </a:prstGeom>
                    <a:ln>
                      <a:noFill/>
                    </a:ln>
                    <a:extLst>
                      <a:ext uri="{53640926-AAD7-44d8-BBD7-CCE9431645EC}">
                        <a14:shadowObscured xmlns:a14="http://schemas.microsoft.com/office/drawing/2010/main"/>
                      </a:ext>
                    </a:extLst>
                  </pic:spPr>
                </pic:pic>
              </a:graphicData>
            </a:graphic>
          </wp:inline>
        </w:drawing>
      </w:r>
    </w:p>
    <w:p w14:paraId="662717D0" w14:textId="307D9307" w:rsidR="00977189" w:rsidRPr="00AA6645" w:rsidRDefault="00977189" w:rsidP="00977189">
      <w:pPr>
        <w:pStyle w:val="Caption"/>
        <w:jc w:val="center"/>
      </w:pPr>
      <w:r w:rsidRPr="00AA6645">
        <w:t xml:space="preserve">Figure </w:t>
      </w:r>
      <w:r w:rsidR="00884A6F">
        <w:t>53</w:t>
      </w:r>
      <w:r w:rsidRPr="00AA6645">
        <w:t xml:space="preserve">: </w:t>
      </w:r>
      <w:r w:rsidR="007E1777" w:rsidRPr="00CE64D0">
        <w:rPr>
          <w:b/>
        </w:rPr>
        <w:t>Cladogram of gene family</w:t>
      </w:r>
      <w:r w:rsidR="007E1777">
        <w:t xml:space="preserve"> </w:t>
      </w:r>
      <w:r w:rsidRPr="00AA6645">
        <w:rPr>
          <w:b/>
        </w:rPr>
        <w:t xml:space="preserve">1678 specific to bumble bees, inferred by LG model. </w:t>
      </w:r>
      <w:r w:rsidRPr="00AA6645">
        <w:t>15 BLAST hits and 5 reference genomes were used for this analysis. Each BLAST hits are presented by the name of the species, followed by the protein identifier and the hierarchical taxonomy distance. Reference genomes contain only the strain and the protein identifier.</w:t>
      </w:r>
    </w:p>
    <w:p w14:paraId="04C97C34" w14:textId="77777777" w:rsidR="00977189" w:rsidRPr="00AA6645" w:rsidRDefault="00977189" w:rsidP="00977189">
      <w:pPr>
        <w:keepNext/>
      </w:pPr>
      <w:r w:rsidRPr="00AA6645">
        <w:rPr>
          <w:noProof/>
        </w:rPr>
        <w:drawing>
          <wp:inline distT="0" distB="0" distL="0" distR="0" wp14:anchorId="114539CA" wp14:editId="27C6C10B">
            <wp:extent cx="5972810" cy="3033395"/>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2810" cy="3033395"/>
                    </a:xfrm>
                    <a:prstGeom prst="rect">
                      <a:avLst/>
                    </a:prstGeom>
                  </pic:spPr>
                </pic:pic>
              </a:graphicData>
            </a:graphic>
          </wp:inline>
        </w:drawing>
      </w:r>
    </w:p>
    <w:p w14:paraId="40AE911C" w14:textId="5347D1E8" w:rsidR="00977189" w:rsidRPr="00AA6645" w:rsidRDefault="00977189" w:rsidP="00977189">
      <w:pPr>
        <w:pStyle w:val="Caption"/>
        <w:jc w:val="center"/>
      </w:pPr>
      <w:r w:rsidRPr="00AA6645">
        <w:t xml:space="preserve">Figure </w:t>
      </w:r>
      <w:r w:rsidR="00B24D25">
        <w:fldChar w:fldCharType="begin"/>
      </w:r>
      <w:r w:rsidR="00B24D25">
        <w:instrText xml:space="preserve"> SEQ Figure \* ARABIC </w:instrText>
      </w:r>
      <w:r w:rsidR="00B24D25">
        <w:fldChar w:fldCharType="separate"/>
      </w:r>
      <w:r w:rsidR="00B24D25">
        <w:rPr>
          <w:noProof/>
        </w:rPr>
        <w:t>4</w:t>
      </w:r>
      <w:r w:rsidR="00B24D25">
        <w:rPr>
          <w:noProof/>
        </w:rPr>
        <w:fldChar w:fldCharType="end"/>
      </w:r>
      <w:r w:rsidRPr="00AA6645">
        <w:t xml:space="preserve">: </w:t>
      </w:r>
      <w:r w:rsidR="00CE64D0" w:rsidRPr="00CE64D0">
        <w:rPr>
          <w:b/>
        </w:rPr>
        <w:t>Cladogram of gene family</w:t>
      </w:r>
      <w:r w:rsidR="00CE64D0">
        <w:t xml:space="preserve"> </w:t>
      </w:r>
      <w:r w:rsidRPr="00AA6645">
        <w:rPr>
          <w:b/>
        </w:rPr>
        <w:t xml:space="preserve">1757 specific to bumble bees, inferred by LG model. </w:t>
      </w:r>
      <w:r w:rsidRPr="00AA6645">
        <w:t>21 BLAST hits and 5 reference genomes were used for this analysis. Each BLAST hits are presented by the name of the species, followed by the protein identifier and the hierarchical taxonomy distance. Reference genomes contain only the strain and the protein identifier.</w:t>
      </w:r>
    </w:p>
    <w:p w14:paraId="0401BE2F" w14:textId="77777777" w:rsidR="005A4BB9" w:rsidRPr="00AA6645" w:rsidRDefault="005A4BB9">
      <w:r w:rsidRPr="00AA6645">
        <w:br w:type="page"/>
      </w:r>
    </w:p>
    <w:p w14:paraId="51E9D0D6" w14:textId="77777777" w:rsidR="005A4BB9" w:rsidRPr="00AA6645" w:rsidRDefault="005A4BB9" w:rsidP="005A4BB9">
      <w:pPr>
        <w:pStyle w:val="Heading2"/>
        <w:rPr>
          <w:rFonts w:asciiTheme="minorHAnsi" w:hAnsiTheme="minorHAnsi"/>
        </w:rPr>
      </w:pPr>
      <w:r w:rsidRPr="00AA6645">
        <w:rPr>
          <w:rFonts w:asciiTheme="minorHAnsi" w:hAnsiTheme="minorHAnsi"/>
        </w:rPr>
        <w:lastRenderedPageBreak/>
        <w:t>S3: map gene family into genomic island</w:t>
      </w:r>
    </w:p>
    <w:p w14:paraId="11FD91B0" w14:textId="77777777" w:rsidR="00397ED6" w:rsidRPr="00AA6645" w:rsidRDefault="00397ED6" w:rsidP="00397ED6">
      <w:pPr>
        <w:keepNext/>
        <w:jc w:val="center"/>
      </w:pPr>
      <w:r w:rsidRPr="00AA6645">
        <w:rPr>
          <w:noProof/>
        </w:rPr>
        <mc:AlternateContent>
          <mc:Choice Requires="wps">
            <w:drawing>
              <wp:anchor distT="0" distB="0" distL="114300" distR="114300" simplePos="0" relativeHeight="251679744" behindDoc="0" locked="0" layoutInCell="1" allowOverlap="1" wp14:anchorId="0EE8817D" wp14:editId="08BC5E9F">
                <wp:simplePos x="0" y="0"/>
                <wp:positionH relativeFrom="column">
                  <wp:posOffset>1170305</wp:posOffset>
                </wp:positionH>
                <wp:positionV relativeFrom="paragraph">
                  <wp:posOffset>3987800</wp:posOffset>
                </wp:positionV>
                <wp:extent cx="266700" cy="241300"/>
                <wp:effectExtent l="0" t="0" r="0" b="6350"/>
                <wp:wrapNone/>
                <wp:docPr id="81" name="Text Box 81"/>
                <wp:cNvGraphicFramePr/>
                <a:graphic xmlns:a="http://schemas.openxmlformats.org/drawingml/2006/main">
                  <a:graphicData uri="http://schemas.microsoft.com/office/word/2010/wordprocessingShape">
                    <wps:wsp>
                      <wps:cNvSpPr txBox="1"/>
                      <wps:spPr>
                        <a:xfrm>
                          <a:off x="0" y="0"/>
                          <a:ext cx="26670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F2AC1" w14:textId="77777777" w:rsidR="009B7D82" w:rsidRPr="00397ED6" w:rsidRDefault="009B7D82" w:rsidP="00397ED6">
                            <w:pPr>
                              <w:rPr>
                                <w:b/>
                                <w:lang w:val="fr-CH"/>
                              </w:rPr>
                            </w:pPr>
                            <w:r>
                              <w:rPr>
                                <w:b/>
                                <w:lang w:val="fr-CH"/>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EE8817D" id="Text Box 81" o:spid="_x0000_s1034" type="#_x0000_t202" style="position:absolute;left:0;text-align:left;margin-left:92.15pt;margin-top:314pt;width:21pt;height:19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" fillcolor="white [3201]" stroked="f" strokeweight=".5pt">
                <v:textbox>
                  <w:txbxContent>
                    <w:p w14:paraId="3D7F2AC1" w14:textId="77777777" w:rsidR="009D20F4" w:rsidRPr="00397ED6" w:rsidRDefault="009D20F4" w:rsidP="00397ED6">
                      <w:pPr>
                        <w:rPr>
                          <w:b/>
                          <w:lang w:val="fr-CH"/>
                        </w:rPr>
                      </w:pPr>
                      <w:r>
                        <w:rPr>
                          <w:b/>
                          <w:lang w:val="fr-CH"/>
                        </w:rPr>
                        <w:t>C</w:t>
                      </w:r>
                    </w:p>
                  </w:txbxContent>
                </v:textbox>
              </v:shape>
            </w:pict>
          </mc:Fallback>
        </mc:AlternateContent>
      </w:r>
      <w:r w:rsidRPr="00AA6645">
        <w:rPr>
          <w:noProof/>
        </w:rPr>
        <mc:AlternateContent>
          <mc:Choice Requires="wps">
            <w:drawing>
              <wp:anchor distT="0" distB="0" distL="114300" distR="114300" simplePos="0" relativeHeight="251677696" behindDoc="0" locked="0" layoutInCell="1" allowOverlap="1" wp14:anchorId="3D86B4CE" wp14:editId="73D321C4">
                <wp:simplePos x="0" y="0"/>
                <wp:positionH relativeFrom="column">
                  <wp:posOffset>1157605</wp:posOffset>
                </wp:positionH>
                <wp:positionV relativeFrom="paragraph">
                  <wp:posOffset>2247900</wp:posOffset>
                </wp:positionV>
                <wp:extent cx="266700" cy="241300"/>
                <wp:effectExtent l="0" t="0" r="0" b="6350"/>
                <wp:wrapNone/>
                <wp:docPr id="80" name="Text Box 80"/>
                <wp:cNvGraphicFramePr/>
                <a:graphic xmlns:a="http://schemas.openxmlformats.org/drawingml/2006/main">
                  <a:graphicData uri="http://schemas.microsoft.com/office/word/2010/wordprocessingShape">
                    <wps:wsp>
                      <wps:cNvSpPr txBox="1"/>
                      <wps:spPr>
                        <a:xfrm>
                          <a:off x="0" y="0"/>
                          <a:ext cx="26670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F8BD6" w14:textId="77777777" w:rsidR="009B7D82" w:rsidRPr="00397ED6" w:rsidRDefault="009B7D82" w:rsidP="00397ED6">
                            <w:pPr>
                              <w:rPr>
                                <w:b/>
                                <w:lang w:val="fr-CH"/>
                              </w:rPr>
                            </w:pPr>
                            <w:r>
                              <w:rPr>
                                <w:b/>
                                <w:lang w:val="fr-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D86B4CE" id="Text Box 80" o:spid="_x0000_s1035" type="#_x0000_t202" style="position:absolute;left:0;text-align:left;margin-left:91.15pt;margin-top:177pt;width:21pt;height:1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" fillcolor="white [3201]" stroked="f" strokeweight=".5pt">
                <v:textbox>
                  <w:txbxContent>
                    <w:p w14:paraId="2ACF8BD6" w14:textId="77777777" w:rsidR="009D20F4" w:rsidRPr="00397ED6" w:rsidRDefault="009D20F4" w:rsidP="00397ED6">
                      <w:pPr>
                        <w:rPr>
                          <w:b/>
                          <w:lang w:val="fr-CH"/>
                        </w:rPr>
                      </w:pPr>
                      <w:r>
                        <w:rPr>
                          <w:b/>
                          <w:lang w:val="fr-CH"/>
                        </w:rPr>
                        <w:t>B</w:t>
                      </w:r>
                    </w:p>
                  </w:txbxContent>
                </v:textbox>
              </v:shape>
            </w:pict>
          </mc:Fallback>
        </mc:AlternateContent>
      </w:r>
      <w:r w:rsidRPr="00AA6645">
        <w:rPr>
          <w:noProof/>
        </w:rPr>
        <mc:AlternateContent>
          <mc:Choice Requires="wps">
            <w:drawing>
              <wp:anchor distT="0" distB="0" distL="114300" distR="114300" simplePos="0" relativeHeight="251675648" behindDoc="0" locked="0" layoutInCell="1" allowOverlap="1" wp14:anchorId="05C361BB" wp14:editId="3388EA6C">
                <wp:simplePos x="0" y="0"/>
                <wp:positionH relativeFrom="column">
                  <wp:posOffset>1151255</wp:posOffset>
                </wp:positionH>
                <wp:positionV relativeFrom="paragraph">
                  <wp:posOffset>82550</wp:posOffset>
                </wp:positionV>
                <wp:extent cx="266700" cy="241300"/>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26670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E1384" w14:textId="77777777" w:rsidR="009B7D82" w:rsidRPr="00397ED6" w:rsidRDefault="009B7D82">
                            <w:pPr>
                              <w:rPr>
                                <w:b/>
                                <w:lang w:val="fr-CH"/>
                              </w:rPr>
                            </w:pPr>
                            <w:r>
                              <w:rPr>
                                <w:b/>
                                <w:lang w:val="fr-CH"/>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5C361BB" id="Text Box 79" o:spid="_x0000_s1036" type="#_x0000_t202" style="position:absolute;left:0;text-align:left;margin-left:90.65pt;margin-top:6.5pt;width:21pt;height:1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" fillcolor="white [3201]" stroked="f" strokeweight=".5pt">
                <v:textbox>
                  <w:txbxContent>
                    <w:p w14:paraId="2D1E1384" w14:textId="77777777" w:rsidR="009D20F4" w:rsidRPr="00397ED6" w:rsidRDefault="009D20F4">
                      <w:pPr>
                        <w:rPr>
                          <w:b/>
                          <w:lang w:val="fr-CH"/>
                        </w:rPr>
                      </w:pPr>
                      <w:r>
                        <w:rPr>
                          <w:b/>
                          <w:lang w:val="fr-CH"/>
                        </w:rPr>
                        <w:t>A</w:t>
                      </w:r>
                    </w:p>
                  </w:txbxContent>
                </v:textbox>
              </v:shape>
            </w:pict>
          </mc:Fallback>
        </mc:AlternateContent>
      </w:r>
      <w:r w:rsidR="00F61DFE" w:rsidRPr="00AA6645">
        <w:rPr>
          <w:noProof/>
        </w:rPr>
        <w:drawing>
          <wp:inline distT="0" distB="0" distL="0" distR="0" wp14:anchorId="26960083" wp14:editId="639E5BCF">
            <wp:extent cx="3132000" cy="198000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32000" cy="1980000"/>
                    </a:xfrm>
                    <a:prstGeom prst="rect">
                      <a:avLst/>
                    </a:prstGeom>
                  </pic:spPr>
                </pic:pic>
              </a:graphicData>
            </a:graphic>
          </wp:inline>
        </w:drawing>
      </w:r>
      <w:r w:rsidR="00F61DFE" w:rsidRPr="00AA6645">
        <w:rPr>
          <w:noProof/>
        </w:rPr>
        <w:drawing>
          <wp:inline distT="0" distB="0" distL="0" distR="0" wp14:anchorId="4D34F335" wp14:editId="03631E63">
            <wp:extent cx="3132000" cy="198000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32000" cy="1980000"/>
                    </a:xfrm>
                    <a:prstGeom prst="rect">
                      <a:avLst/>
                    </a:prstGeom>
                  </pic:spPr>
                </pic:pic>
              </a:graphicData>
            </a:graphic>
          </wp:inline>
        </w:drawing>
      </w:r>
      <w:r w:rsidR="00F61DFE" w:rsidRPr="00AA6645">
        <w:rPr>
          <w:noProof/>
        </w:rPr>
        <w:drawing>
          <wp:inline distT="0" distB="0" distL="0" distR="0" wp14:anchorId="0C915F2F" wp14:editId="3FFD4FC9">
            <wp:extent cx="3132000" cy="1980000"/>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2000" cy="1980000"/>
                    </a:xfrm>
                    <a:prstGeom prst="rect">
                      <a:avLst/>
                    </a:prstGeom>
                  </pic:spPr>
                </pic:pic>
              </a:graphicData>
            </a:graphic>
          </wp:inline>
        </w:drawing>
      </w:r>
    </w:p>
    <w:p w14:paraId="47CACEA6" w14:textId="20A75B97" w:rsidR="005A4BB9" w:rsidRPr="00AA6645" w:rsidRDefault="00397ED6" w:rsidP="00397ED6">
      <w:pPr>
        <w:pStyle w:val="Caption"/>
        <w:jc w:val="center"/>
      </w:pPr>
      <w:r w:rsidRPr="00AA6645">
        <w:t xml:space="preserve">Figure </w:t>
      </w:r>
      <w:r w:rsidR="00884A6F">
        <w:t>55</w:t>
      </w:r>
      <w:r w:rsidRPr="00AA6645">
        <w:t xml:space="preserve">: </w:t>
      </w:r>
      <w:r w:rsidRPr="00AA6645">
        <w:rPr>
          <w:b/>
        </w:rPr>
        <w:t>Putative gene family acquired by HGT map into reference genomes.</w:t>
      </w:r>
      <w:r w:rsidRPr="00AA6645">
        <w:t xml:space="preserve"> Genomic island</w:t>
      </w:r>
      <w:r w:rsidR="0063739F">
        <w:t xml:space="preserve">s are predicted </w:t>
      </w:r>
      <w:r w:rsidR="004A7148">
        <w:t>using</w:t>
      </w:r>
      <w:r w:rsidR="0063739F">
        <w:t xml:space="preserve"> IslandViewer.</w:t>
      </w:r>
      <w:r w:rsidR="007E47B3">
        <w:t xml:space="preserve"> </w:t>
      </w:r>
      <w:r w:rsidR="00CB2416">
        <w:t>B</w:t>
      </w:r>
      <w:r w:rsidRPr="00AA6645">
        <w:t>lue line correspond</w:t>
      </w:r>
      <w:r w:rsidR="00513460">
        <w:t>s</w:t>
      </w:r>
      <w:r w:rsidRPr="00AA6645">
        <w:t xml:space="preserve"> to the prediction method based on abnormal sequence composition or genes that </w:t>
      </w:r>
      <w:r w:rsidR="00F37112">
        <w:t xml:space="preserve">are </w:t>
      </w:r>
      <w:r w:rsidRPr="00AA6645">
        <w:t>functionally related to mobile elements</w:t>
      </w:r>
      <w:r w:rsidR="009F36D0">
        <w:t>. O</w:t>
      </w:r>
      <w:r w:rsidRPr="00AA6645">
        <w:t>range line correspond</w:t>
      </w:r>
      <w:r w:rsidR="003D0C95">
        <w:t>s</w:t>
      </w:r>
      <w:r w:rsidRPr="00AA6645">
        <w:t xml:space="preserve"> to the prediction met</w:t>
      </w:r>
      <w:r w:rsidR="00161011">
        <w:t>hod based on codon usage bias. R</w:t>
      </w:r>
      <w:r w:rsidR="009E4CAD">
        <w:t>ed line summaries</w:t>
      </w:r>
      <w:r w:rsidRPr="00AA6645">
        <w:t xml:space="preserve"> both</w:t>
      </w:r>
      <w:r w:rsidR="00B62A18">
        <w:t xml:space="preserve"> blue and orange</w:t>
      </w:r>
      <w:r w:rsidRPr="00AA6645">
        <w:t xml:space="preserve"> prediction methods. </w:t>
      </w:r>
      <w:r w:rsidR="004A6194">
        <w:t>T</w:t>
      </w:r>
      <w:r w:rsidR="00D32916" w:rsidRPr="00AA6645">
        <w:t>he representative specie</w:t>
      </w:r>
      <w:r w:rsidR="0014218A">
        <w:t>s</w:t>
      </w:r>
      <w:r w:rsidR="00D32916" w:rsidRPr="00AA6645">
        <w:t xml:space="preserve"> is indicated</w:t>
      </w:r>
      <w:r w:rsidR="00BD584E">
        <w:t xml:space="preserve"> above each reference genome</w:t>
      </w:r>
      <w:r w:rsidR="00D32916" w:rsidRPr="00AA6645">
        <w:t>, while the strain</w:t>
      </w:r>
      <w:r w:rsidR="00BA43C8">
        <w:t xml:space="preserve"> is indicated below</w:t>
      </w:r>
      <w:r w:rsidR="00D32916" w:rsidRPr="00AA6645">
        <w:t xml:space="preserve">. </w:t>
      </w:r>
      <w:r w:rsidR="0061671E">
        <w:t xml:space="preserve">Gene families are indicated by an arrow showing the </w:t>
      </w:r>
      <w:r w:rsidR="00610677">
        <w:t>ortholog position</w:t>
      </w:r>
      <w:r w:rsidR="007D2D80">
        <w:t xml:space="preserve"> onto its reference genome. </w:t>
      </w:r>
      <w:r w:rsidR="00FE04DC">
        <w:t>A: HGT specific to Fir</w:t>
      </w:r>
      <w:r w:rsidR="00541105">
        <w:t>m-5, B: gene families</w:t>
      </w:r>
      <w:r w:rsidR="009A6A4F">
        <w:t xml:space="preserve"> specific to bumble </w:t>
      </w:r>
      <w:r w:rsidR="00D32916" w:rsidRPr="00AA6645">
        <w:t xml:space="preserve">and C: genes </w:t>
      </w:r>
      <w:r w:rsidR="00164948">
        <w:t xml:space="preserve">families </w:t>
      </w:r>
      <w:r w:rsidR="00D32916" w:rsidRPr="00AA6645">
        <w:t>specific to Firm-5</w:t>
      </w:r>
      <w:r w:rsidR="004A07A3">
        <w:t xml:space="preserve"> group</w:t>
      </w:r>
      <w:r w:rsidR="00D32916" w:rsidRPr="00AA6645">
        <w:t>.</w:t>
      </w:r>
    </w:p>
    <w:sectPr w:rsidR="005A4BB9" w:rsidRPr="00AA6645">
      <w:pgSz w:w="12240" w:h="15840"/>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D2D7D3" w15:done="0"/>
  <w15:commentEx w15:paraId="0D01A558" w15:done="0"/>
  <w15:commentEx w15:paraId="0037DA8C" w15:done="0"/>
  <w15:commentEx w15:paraId="54E5D88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7DECD3" w14:textId="77777777" w:rsidR="009B7D82" w:rsidRDefault="009B7D82" w:rsidP="002329CE">
      <w:pPr>
        <w:spacing w:after="0" w:line="240" w:lineRule="auto"/>
      </w:pPr>
      <w:r>
        <w:separator/>
      </w:r>
    </w:p>
  </w:endnote>
  <w:endnote w:type="continuationSeparator" w:id="0">
    <w:p w14:paraId="772BAC31" w14:textId="77777777" w:rsidR="009B7D82" w:rsidRDefault="009B7D82" w:rsidP="00232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05D90" w14:textId="77777777" w:rsidR="00B24D25" w:rsidRDefault="00B24D25" w:rsidP="00AE5F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2F31A5" w14:textId="77777777" w:rsidR="00B24D25" w:rsidRDefault="00B24D25" w:rsidP="00B24D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1E6CB" w14:textId="77777777" w:rsidR="00B24D25" w:rsidRDefault="00B24D25" w:rsidP="00AE5F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D08689B" w14:textId="77777777" w:rsidR="00B24D25" w:rsidRDefault="00B24D25" w:rsidP="00B24D2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E92741" w14:textId="77777777" w:rsidR="009B7D82" w:rsidRDefault="009B7D82" w:rsidP="002329CE">
      <w:pPr>
        <w:spacing w:after="0" w:line="240" w:lineRule="auto"/>
      </w:pPr>
      <w:r>
        <w:separator/>
      </w:r>
    </w:p>
  </w:footnote>
  <w:footnote w:type="continuationSeparator" w:id="0">
    <w:p w14:paraId="344C17A0" w14:textId="77777777" w:rsidR="009B7D82" w:rsidRDefault="009B7D82" w:rsidP="002329C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3FB4A" w14:textId="77777777" w:rsidR="009B7D82" w:rsidRPr="006651C7" w:rsidRDefault="009B7D82" w:rsidP="002329CE">
    <w:pPr>
      <w:spacing w:after="0" w:line="240" w:lineRule="auto"/>
      <w:jc w:val="center"/>
      <w:rPr>
        <w:rFonts w:ascii="Times" w:hAnsi="Times" w:cs="Times New Roman"/>
        <w:sz w:val="20"/>
        <w:szCs w:val="20"/>
      </w:rPr>
    </w:pPr>
    <w:r w:rsidRPr="006651C7">
      <w:rPr>
        <w:rFonts w:ascii="Calibri" w:hAnsi="Calibri" w:cs="Times New Roman"/>
        <w:color w:val="666666"/>
      </w:rPr>
      <w:t>Joaquim Claivaz &amp; Virginie Ricci - Sequence A Genome: group n°5</w:t>
    </w:r>
  </w:p>
  <w:p w14:paraId="53EC3EBE" w14:textId="77777777" w:rsidR="009B7D82" w:rsidRPr="006651C7" w:rsidRDefault="009B7D82" w:rsidP="002329CE">
    <w:pPr>
      <w:spacing w:after="0" w:line="240" w:lineRule="auto"/>
      <w:jc w:val="center"/>
      <w:rPr>
        <w:rFonts w:ascii="Times" w:hAnsi="Times" w:cs="Times New Roman"/>
        <w:sz w:val="20"/>
        <w:szCs w:val="20"/>
      </w:rPr>
    </w:pPr>
    <w:r w:rsidRPr="006651C7">
      <w:rPr>
        <w:rFonts w:ascii="Calibri" w:hAnsi="Calibri" w:cs="Times New Roman"/>
        <w:color w:val="666666"/>
      </w:rPr>
      <w:t>University of Lausanne, June 2017</w:t>
    </w:r>
  </w:p>
  <w:p w14:paraId="1E62CBF0" w14:textId="77777777" w:rsidR="009B7D82" w:rsidRDefault="009B7D8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F6164"/>
    <w:multiLevelType w:val="multilevel"/>
    <w:tmpl w:val="F48E7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C110CA3"/>
    <w:multiLevelType w:val="hybridMultilevel"/>
    <w:tmpl w:val="F1A60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aquim Claivaz">
    <w15:presenceInfo w15:providerId="Windows Live" w15:userId="539068ed621366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CEA"/>
    <w:rsid w:val="000014CF"/>
    <w:rsid w:val="000033AB"/>
    <w:rsid w:val="0003012A"/>
    <w:rsid w:val="00047A54"/>
    <w:rsid w:val="00066A56"/>
    <w:rsid w:val="000721AD"/>
    <w:rsid w:val="00075903"/>
    <w:rsid w:val="00081220"/>
    <w:rsid w:val="00083AAC"/>
    <w:rsid w:val="00086AB3"/>
    <w:rsid w:val="0008753D"/>
    <w:rsid w:val="000A1D70"/>
    <w:rsid w:val="000B1E62"/>
    <w:rsid w:val="000B26F7"/>
    <w:rsid w:val="000C4DBD"/>
    <w:rsid w:val="000C5161"/>
    <w:rsid w:val="000C63EC"/>
    <w:rsid w:val="000D4DAD"/>
    <w:rsid w:val="000D50A4"/>
    <w:rsid w:val="000E7C34"/>
    <w:rsid w:val="000F4F5C"/>
    <w:rsid w:val="00115B08"/>
    <w:rsid w:val="00116B19"/>
    <w:rsid w:val="00126E32"/>
    <w:rsid w:val="001274DB"/>
    <w:rsid w:val="0013143C"/>
    <w:rsid w:val="00133D01"/>
    <w:rsid w:val="0014218A"/>
    <w:rsid w:val="001425F0"/>
    <w:rsid w:val="001559C2"/>
    <w:rsid w:val="001576C5"/>
    <w:rsid w:val="00161011"/>
    <w:rsid w:val="00164948"/>
    <w:rsid w:val="00170D8D"/>
    <w:rsid w:val="00171330"/>
    <w:rsid w:val="001727C8"/>
    <w:rsid w:val="00173BC9"/>
    <w:rsid w:val="001819D1"/>
    <w:rsid w:val="0019020A"/>
    <w:rsid w:val="00194D30"/>
    <w:rsid w:val="001A283E"/>
    <w:rsid w:val="001A43A4"/>
    <w:rsid w:val="001B1F0F"/>
    <w:rsid w:val="001B4275"/>
    <w:rsid w:val="001D65AE"/>
    <w:rsid w:val="001D74F3"/>
    <w:rsid w:val="001E402B"/>
    <w:rsid w:val="001E6056"/>
    <w:rsid w:val="001F1655"/>
    <w:rsid w:val="001F2322"/>
    <w:rsid w:val="002005BB"/>
    <w:rsid w:val="0020227A"/>
    <w:rsid w:val="0021329C"/>
    <w:rsid w:val="002263F6"/>
    <w:rsid w:val="002329CE"/>
    <w:rsid w:val="00236476"/>
    <w:rsid w:val="0025359B"/>
    <w:rsid w:val="00264688"/>
    <w:rsid w:val="0026642D"/>
    <w:rsid w:val="002909DB"/>
    <w:rsid w:val="002945BF"/>
    <w:rsid w:val="00296A93"/>
    <w:rsid w:val="002A058C"/>
    <w:rsid w:val="002A1A4A"/>
    <w:rsid w:val="002A5B13"/>
    <w:rsid w:val="002A6AD6"/>
    <w:rsid w:val="002B0BED"/>
    <w:rsid w:val="002B56DD"/>
    <w:rsid w:val="002B624B"/>
    <w:rsid w:val="002B6EC9"/>
    <w:rsid w:val="002C14EC"/>
    <w:rsid w:val="002D128A"/>
    <w:rsid w:val="002D6883"/>
    <w:rsid w:val="002D7D37"/>
    <w:rsid w:val="002E25F1"/>
    <w:rsid w:val="002F2109"/>
    <w:rsid w:val="002F5B72"/>
    <w:rsid w:val="0031402B"/>
    <w:rsid w:val="00330F75"/>
    <w:rsid w:val="00333DFA"/>
    <w:rsid w:val="00336C93"/>
    <w:rsid w:val="00341706"/>
    <w:rsid w:val="00342494"/>
    <w:rsid w:val="0034343F"/>
    <w:rsid w:val="00351C0C"/>
    <w:rsid w:val="003635A9"/>
    <w:rsid w:val="00371A0D"/>
    <w:rsid w:val="003944D8"/>
    <w:rsid w:val="00397ED6"/>
    <w:rsid w:val="003A618D"/>
    <w:rsid w:val="003B720C"/>
    <w:rsid w:val="003C176C"/>
    <w:rsid w:val="003D0C95"/>
    <w:rsid w:val="003D7267"/>
    <w:rsid w:val="003E0B4F"/>
    <w:rsid w:val="003E4F06"/>
    <w:rsid w:val="003F546F"/>
    <w:rsid w:val="00405C6F"/>
    <w:rsid w:val="004204A8"/>
    <w:rsid w:val="00434461"/>
    <w:rsid w:val="00437CA5"/>
    <w:rsid w:val="00443969"/>
    <w:rsid w:val="00444B97"/>
    <w:rsid w:val="004523F3"/>
    <w:rsid w:val="0045295C"/>
    <w:rsid w:val="0046374A"/>
    <w:rsid w:val="00467424"/>
    <w:rsid w:val="00467AEF"/>
    <w:rsid w:val="004706A5"/>
    <w:rsid w:val="004A03D4"/>
    <w:rsid w:val="004A07A3"/>
    <w:rsid w:val="004A6194"/>
    <w:rsid w:val="004A7148"/>
    <w:rsid w:val="004B63DD"/>
    <w:rsid w:val="004C0026"/>
    <w:rsid w:val="004C1455"/>
    <w:rsid w:val="004D41E7"/>
    <w:rsid w:val="004D492F"/>
    <w:rsid w:val="004E3ECA"/>
    <w:rsid w:val="004E4420"/>
    <w:rsid w:val="004E5766"/>
    <w:rsid w:val="004F35FA"/>
    <w:rsid w:val="004F705E"/>
    <w:rsid w:val="00502218"/>
    <w:rsid w:val="005057BD"/>
    <w:rsid w:val="00513460"/>
    <w:rsid w:val="0051683F"/>
    <w:rsid w:val="00525DC7"/>
    <w:rsid w:val="00527477"/>
    <w:rsid w:val="00541105"/>
    <w:rsid w:val="005440A3"/>
    <w:rsid w:val="00550220"/>
    <w:rsid w:val="0055573F"/>
    <w:rsid w:val="0056170A"/>
    <w:rsid w:val="00562889"/>
    <w:rsid w:val="00572FF3"/>
    <w:rsid w:val="0057307F"/>
    <w:rsid w:val="00580EBB"/>
    <w:rsid w:val="00595379"/>
    <w:rsid w:val="005965F2"/>
    <w:rsid w:val="005A223F"/>
    <w:rsid w:val="005A356C"/>
    <w:rsid w:val="005A4BB9"/>
    <w:rsid w:val="005A4C78"/>
    <w:rsid w:val="005B1A9E"/>
    <w:rsid w:val="005B2A99"/>
    <w:rsid w:val="005B641F"/>
    <w:rsid w:val="005B66BD"/>
    <w:rsid w:val="005C3C95"/>
    <w:rsid w:val="005E0B8C"/>
    <w:rsid w:val="005E4ED1"/>
    <w:rsid w:val="005E6CE5"/>
    <w:rsid w:val="005F09C3"/>
    <w:rsid w:val="005F191C"/>
    <w:rsid w:val="00610677"/>
    <w:rsid w:val="00615A56"/>
    <w:rsid w:val="0061671E"/>
    <w:rsid w:val="0061730B"/>
    <w:rsid w:val="00620447"/>
    <w:rsid w:val="00626A9D"/>
    <w:rsid w:val="00627569"/>
    <w:rsid w:val="0063739F"/>
    <w:rsid w:val="00640E18"/>
    <w:rsid w:val="00642432"/>
    <w:rsid w:val="00645017"/>
    <w:rsid w:val="00652416"/>
    <w:rsid w:val="006577F2"/>
    <w:rsid w:val="00661C89"/>
    <w:rsid w:val="006651C7"/>
    <w:rsid w:val="00667C8C"/>
    <w:rsid w:val="006708A7"/>
    <w:rsid w:val="00677DB8"/>
    <w:rsid w:val="00680E6B"/>
    <w:rsid w:val="006813B6"/>
    <w:rsid w:val="00696800"/>
    <w:rsid w:val="006A04FC"/>
    <w:rsid w:val="006A094F"/>
    <w:rsid w:val="006B773C"/>
    <w:rsid w:val="006C308D"/>
    <w:rsid w:val="006D3A5A"/>
    <w:rsid w:val="006D7616"/>
    <w:rsid w:val="006E744A"/>
    <w:rsid w:val="006F09E8"/>
    <w:rsid w:val="006F7936"/>
    <w:rsid w:val="007075EF"/>
    <w:rsid w:val="007101A4"/>
    <w:rsid w:val="00715A28"/>
    <w:rsid w:val="00722F87"/>
    <w:rsid w:val="00725279"/>
    <w:rsid w:val="00726233"/>
    <w:rsid w:val="0073139D"/>
    <w:rsid w:val="00734D28"/>
    <w:rsid w:val="00744337"/>
    <w:rsid w:val="00745B3E"/>
    <w:rsid w:val="00754554"/>
    <w:rsid w:val="00757B4F"/>
    <w:rsid w:val="00763123"/>
    <w:rsid w:val="00774F94"/>
    <w:rsid w:val="00781555"/>
    <w:rsid w:val="007851F8"/>
    <w:rsid w:val="00787D48"/>
    <w:rsid w:val="007924CD"/>
    <w:rsid w:val="007966FA"/>
    <w:rsid w:val="007B2BB0"/>
    <w:rsid w:val="007C2853"/>
    <w:rsid w:val="007D2D80"/>
    <w:rsid w:val="007D6463"/>
    <w:rsid w:val="007E1777"/>
    <w:rsid w:val="007E47B3"/>
    <w:rsid w:val="007F1E72"/>
    <w:rsid w:val="007F2494"/>
    <w:rsid w:val="007F53B7"/>
    <w:rsid w:val="00801300"/>
    <w:rsid w:val="00804737"/>
    <w:rsid w:val="008100D2"/>
    <w:rsid w:val="00816933"/>
    <w:rsid w:val="008203C7"/>
    <w:rsid w:val="008216EE"/>
    <w:rsid w:val="00821D56"/>
    <w:rsid w:val="00826203"/>
    <w:rsid w:val="00834303"/>
    <w:rsid w:val="0083752D"/>
    <w:rsid w:val="00845FC7"/>
    <w:rsid w:val="00853836"/>
    <w:rsid w:val="008737E3"/>
    <w:rsid w:val="00876B05"/>
    <w:rsid w:val="00884A6F"/>
    <w:rsid w:val="00890279"/>
    <w:rsid w:val="00892CCD"/>
    <w:rsid w:val="00893E4F"/>
    <w:rsid w:val="008961E7"/>
    <w:rsid w:val="008A3422"/>
    <w:rsid w:val="008B008B"/>
    <w:rsid w:val="008C3889"/>
    <w:rsid w:val="008D05CC"/>
    <w:rsid w:val="008D654D"/>
    <w:rsid w:val="008D68F5"/>
    <w:rsid w:val="008E3228"/>
    <w:rsid w:val="008E5050"/>
    <w:rsid w:val="008F523E"/>
    <w:rsid w:val="009045B4"/>
    <w:rsid w:val="009113EF"/>
    <w:rsid w:val="009224F0"/>
    <w:rsid w:val="00925864"/>
    <w:rsid w:val="0093115C"/>
    <w:rsid w:val="00937EB5"/>
    <w:rsid w:val="00954B2A"/>
    <w:rsid w:val="00963527"/>
    <w:rsid w:val="00977189"/>
    <w:rsid w:val="00980E44"/>
    <w:rsid w:val="0098202D"/>
    <w:rsid w:val="0098298F"/>
    <w:rsid w:val="00984B68"/>
    <w:rsid w:val="009A6A4F"/>
    <w:rsid w:val="009A7997"/>
    <w:rsid w:val="009B737E"/>
    <w:rsid w:val="009B7D82"/>
    <w:rsid w:val="009C0ADA"/>
    <w:rsid w:val="009C187C"/>
    <w:rsid w:val="009C6904"/>
    <w:rsid w:val="009D20F4"/>
    <w:rsid w:val="009E026A"/>
    <w:rsid w:val="009E40B5"/>
    <w:rsid w:val="009E4CAD"/>
    <w:rsid w:val="009E738B"/>
    <w:rsid w:val="009F36D0"/>
    <w:rsid w:val="00A0653D"/>
    <w:rsid w:val="00A11851"/>
    <w:rsid w:val="00A121C3"/>
    <w:rsid w:val="00A306CE"/>
    <w:rsid w:val="00A3650B"/>
    <w:rsid w:val="00A41334"/>
    <w:rsid w:val="00A5479B"/>
    <w:rsid w:val="00A67CEA"/>
    <w:rsid w:val="00A702BB"/>
    <w:rsid w:val="00A76EAE"/>
    <w:rsid w:val="00A84640"/>
    <w:rsid w:val="00A848E0"/>
    <w:rsid w:val="00A914A3"/>
    <w:rsid w:val="00A944A1"/>
    <w:rsid w:val="00AA3CD0"/>
    <w:rsid w:val="00AA6645"/>
    <w:rsid w:val="00AB70BF"/>
    <w:rsid w:val="00AC3ADD"/>
    <w:rsid w:val="00AE35DE"/>
    <w:rsid w:val="00AE66A9"/>
    <w:rsid w:val="00AE69C3"/>
    <w:rsid w:val="00AE6FEC"/>
    <w:rsid w:val="00AF379A"/>
    <w:rsid w:val="00B115F4"/>
    <w:rsid w:val="00B202FF"/>
    <w:rsid w:val="00B24D25"/>
    <w:rsid w:val="00B25540"/>
    <w:rsid w:val="00B25BE1"/>
    <w:rsid w:val="00B41BDD"/>
    <w:rsid w:val="00B460C1"/>
    <w:rsid w:val="00B51D82"/>
    <w:rsid w:val="00B62A18"/>
    <w:rsid w:val="00B62AB1"/>
    <w:rsid w:val="00B633B5"/>
    <w:rsid w:val="00B851B4"/>
    <w:rsid w:val="00BA43C8"/>
    <w:rsid w:val="00BA46D1"/>
    <w:rsid w:val="00BB0FF0"/>
    <w:rsid w:val="00BB19AC"/>
    <w:rsid w:val="00BB51BA"/>
    <w:rsid w:val="00BC68DB"/>
    <w:rsid w:val="00BD584E"/>
    <w:rsid w:val="00BD5EB2"/>
    <w:rsid w:val="00BE3525"/>
    <w:rsid w:val="00BF26EF"/>
    <w:rsid w:val="00BF6F98"/>
    <w:rsid w:val="00C11D1B"/>
    <w:rsid w:val="00C12F56"/>
    <w:rsid w:val="00C42D03"/>
    <w:rsid w:val="00C43951"/>
    <w:rsid w:val="00C444F9"/>
    <w:rsid w:val="00C638F5"/>
    <w:rsid w:val="00C63F76"/>
    <w:rsid w:val="00C670E9"/>
    <w:rsid w:val="00C726BC"/>
    <w:rsid w:val="00C76A7F"/>
    <w:rsid w:val="00C90461"/>
    <w:rsid w:val="00CB1AD0"/>
    <w:rsid w:val="00CB2416"/>
    <w:rsid w:val="00CC63A1"/>
    <w:rsid w:val="00CE622E"/>
    <w:rsid w:val="00CE64D0"/>
    <w:rsid w:val="00CE7CD0"/>
    <w:rsid w:val="00D10498"/>
    <w:rsid w:val="00D1390B"/>
    <w:rsid w:val="00D2070C"/>
    <w:rsid w:val="00D20C45"/>
    <w:rsid w:val="00D23A9C"/>
    <w:rsid w:val="00D3106F"/>
    <w:rsid w:val="00D32916"/>
    <w:rsid w:val="00D41F97"/>
    <w:rsid w:val="00D439EE"/>
    <w:rsid w:val="00D4522E"/>
    <w:rsid w:val="00D46276"/>
    <w:rsid w:val="00D6017B"/>
    <w:rsid w:val="00D64B2A"/>
    <w:rsid w:val="00D70E24"/>
    <w:rsid w:val="00D75A0A"/>
    <w:rsid w:val="00D76F7D"/>
    <w:rsid w:val="00D81D25"/>
    <w:rsid w:val="00D8273B"/>
    <w:rsid w:val="00D85C8F"/>
    <w:rsid w:val="00D86634"/>
    <w:rsid w:val="00D932F5"/>
    <w:rsid w:val="00D9646E"/>
    <w:rsid w:val="00D97FCA"/>
    <w:rsid w:val="00DA08E4"/>
    <w:rsid w:val="00DA7D1F"/>
    <w:rsid w:val="00DB065E"/>
    <w:rsid w:val="00DB4D44"/>
    <w:rsid w:val="00DD2744"/>
    <w:rsid w:val="00DD659B"/>
    <w:rsid w:val="00DE15F1"/>
    <w:rsid w:val="00DE2E59"/>
    <w:rsid w:val="00DF1925"/>
    <w:rsid w:val="00DF4FEC"/>
    <w:rsid w:val="00E028DE"/>
    <w:rsid w:val="00E1044F"/>
    <w:rsid w:val="00E11201"/>
    <w:rsid w:val="00E16389"/>
    <w:rsid w:val="00E22598"/>
    <w:rsid w:val="00E246DE"/>
    <w:rsid w:val="00E33D10"/>
    <w:rsid w:val="00E34469"/>
    <w:rsid w:val="00E376A3"/>
    <w:rsid w:val="00E43872"/>
    <w:rsid w:val="00E60160"/>
    <w:rsid w:val="00E62CF3"/>
    <w:rsid w:val="00E64F92"/>
    <w:rsid w:val="00E65A8B"/>
    <w:rsid w:val="00E73D45"/>
    <w:rsid w:val="00E779D5"/>
    <w:rsid w:val="00E85ED4"/>
    <w:rsid w:val="00E96D92"/>
    <w:rsid w:val="00EA6D3D"/>
    <w:rsid w:val="00EB200B"/>
    <w:rsid w:val="00EB3847"/>
    <w:rsid w:val="00EB434F"/>
    <w:rsid w:val="00ED0095"/>
    <w:rsid w:val="00ED5185"/>
    <w:rsid w:val="00ED67A6"/>
    <w:rsid w:val="00ED79CF"/>
    <w:rsid w:val="00EE238C"/>
    <w:rsid w:val="00EE26EA"/>
    <w:rsid w:val="00EE7A7F"/>
    <w:rsid w:val="00EF0E6E"/>
    <w:rsid w:val="00EF19E4"/>
    <w:rsid w:val="00EF3726"/>
    <w:rsid w:val="00F03A75"/>
    <w:rsid w:val="00F13944"/>
    <w:rsid w:val="00F203EB"/>
    <w:rsid w:val="00F27299"/>
    <w:rsid w:val="00F37112"/>
    <w:rsid w:val="00F44D14"/>
    <w:rsid w:val="00F54800"/>
    <w:rsid w:val="00F56F36"/>
    <w:rsid w:val="00F604D8"/>
    <w:rsid w:val="00F61DFE"/>
    <w:rsid w:val="00F62A26"/>
    <w:rsid w:val="00FA0D8F"/>
    <w:rsid w:val="00FA5B1C"/>
    <w:rsid w:val="00FA66CB"/>
    <w:rsid w:val="00FD6091"/>
    <w:rsid w:val="00FE04DC"/>
    <w:rsid w:val="00FE7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6F7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0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02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2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90279"/>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D6091"/>
    <w:pPr>
      <w:spacing w:after="200" w:line="240" w:lineRule="auto"/>
    </w:pPr>
    <w:rPr>
      <w:i/>
      <w:iCs/>
      <w:color w:val="44546A" w:themeColor="text2"/>
      <w:sz w:val="18"/>
      <w:szCs w:val="18"/>
    </w:rPr>
  </w:style>
  <w:style w:type="paragraph" w:styleId="NormalWeb">
    <w:name w:val="Normal (Web)"/>
    <w:basedOn w:val="Normal"/>
    <w:uiPriority w:val="99"/>
    <w:semiHidden/>
    <w:unhideWhenUsed/>
    <w:rsid w:val="00FD60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E15F1"/>
    <w:rPr>
      <w:color w:val="0000FF"/>
      <w:u w:val="single"/>
    </w:rPr>
  </w:style>
  <w:style w:type="paragraph" w:styleId="BalloonText">
    <w:name w:val="Balloon Text"/>
    <w:basedOn w:val="Normal"/>
    <w:link w:val="BalloonTextChar"/>
    <w:uiPriority w:val="99"/>
    <w:semiHidden/>
    <w:unhideWhenUsed/>
    <w:rsid w:val="0050221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2218"/>
    <w:rPr>
      <w:rFonts w:ascii="Lucida Grande" w:hAnsi="Lucida Grande" w:cs="Lucida Grande"/>
      <w:sz w:val="18"/>
      <w:szCs w:val="18"/>
    </w:rPr>
  </w:style>
  <w:style w:type="character" w:styleId="Strong">
    <w:name w:val="Strong"/>
    <w:basedOn w:val="DefaultParagraphFont"/>
    <w:uiPriority w:val="22"/>
    <w:qFormat/>
    <w:rsid w:val="00AA6645"/>
    <w:rPr>
      <w:b/>
      <w:bCs/>
    </w:rPr>
  </w:style>
  <w:style w:type="paragraph" w:styleId="Header">
    <w:name w:val="header"/>
    <w:basedOn w:val="Normal"/>
    <w:link w:val="HeaderChar"/>
    <w:uiPriority w:val="99"/>
    <w:unhideWhenUsed/>
    <w:rsid w:val="002329CE"/>
    <w:pPr>
      <w:tabs>
        <w:tab w:val="center" w:pos="4153"/>
        <w:tab w:val="right" w:pos="8306"/>
      </w:tabs>
      <w:spacing w:after="0" w:line="240" w:lineRule="auto"/>
    </w:pPr>
  </w:style>
  <w:style w:type="character" w:customStyle="1" w:styleId="HeaderChar">
    <w:name w:val="Header Char"/>
    <w:basedOn w:val="DefaultParagraphFont"/>
    <w:link w:val="Header"/>
    <w:uiPriority w:val="99"/>
    <w:rsid w:val="002329CE"/>
  </w:style>
  <w:style w:type="paragraph" w:styleId="Footer">
    <w:name w:val="footer"/>
    <w:basedOn w:val="Normal"/>
    <w:link w:val="FooterChar"/>
    <w:uiPriority w:val="99"/>
    <w:unhideWhenUsed/>
    <w:rsid w:val="002329CE"/>
    <w:pPr>
      <w:tabs>
        <w:tab w:val="center" w:pos="4153"/>
        <w:tab w:val="right" w:pos="8306"/>
      </w:tabs>
      <w:spacing w:after="0" w:line="240" w:lineRule="auto"/>
    </w:pPr>
  </w:style>
  <w:style w:type="character" w:customStyle="1" w:styleId="FooterChar">
    <w:name w:val="Footer Char"/>
    <w:basedOn w:val="DefaultParagraphFont"/>
    <w:link w:val="Footer"/>
    <w:uiPriority w:val="99"/>
    <w:rsid w:val="002329CE"/>
  </w:style>
  <w:style w:type="paragraph" w:styleId="ListParagraph">
    <w:name w:val="List Paragraph"/>
    <w:basedOn w:val="Normal"/>
    <w:uiPriority w:val="34"/>
    <w:qFormat/>
    <w:rsid w:val="008D05CC"/>
    <w:pPr>
      <w:ind w:left="720"/>
      <w:contextualSpacing/>
    </w:pPr>
  </w:style>
  <w:style w:type="character" w:styleId="CommentReference">
    <w:name w:val="annotation reference"/>
    <w:basedOn w:val="DefaultParagraphFont"/>
    <w:uiPriority w:val="99"/>
    <w:semiHidden/>
    <w:unhideWhenUsed/>
    <w:rsid w:val="006651C7"/>
    <w:rPr>
      <w:sz w:val="16"/>
      <w:szCs w:val="16"/>
    </w:rPr>
  </w:style>
  <w:style w:type="paragraph" w:styleId="CommentText">
    <w:name w:val="annotation text"/>
    <w:basedOn w:val="Normal"/>
    <w:link w:val="CommentTextChar"/>
    <w:uiPriority w:val="99"/>
    <w:semiHidden/>
    <w:unhideWhenUsed/>
    <w:rsid w:val="006651C7"/>
    <w:pPr>
      <w:spacing w:line="240" w:lineRule="auto"/>
    </w:pPr>
    <w:rPr>
      <w:sz w:val="20"/>
      <w:szCs w:val="20"/>
    </w:rPr>
  </w:style>
  <w:style w:type="character" w:customStyle="1" w:styleId="CommentTextChar">
    <w:name w:val="Comment Text Char"/>
    <w:basedOn w:val="DefaultParagraphFont"/>
    <w:link w:val="CommentText"/>
    <w:uiPriority w:val="99"/>
    <w:semiHidden/>
    <w:rsid w:val="006651C7"/>
    <w:rPr>
      <w:sz w:val="20"/>
      <w:szCs w:val="20"/>
    </w:rPr>
  </w:style>
  <w:style w:type="paragraph" w:styleId="CommentSubject">
    <w:name w:val="annotation subject"/>
    <w:basedOn w:val="CommentText"/>
    <w:next w:val="CommentText"/>
    <w:link w:val="CommentSubjectChar"/>
    <w:uiPriority w:val="99"/>
    <w:semiHidden/>
    <w:unhideWhenUsed/>
    <w:rsid w:val="006651C7"/>
    <w:rPr>
      <w:b/>
      <w:bCs/>
    </w:rPr>
  </w:style>
  <w:style w:type="character" w:customStyle="1" w:styleId="CommentSubjectChar">
    <w:name w:val="Comment Subject Char"/>
    <w:basedOn w:val="CommentTextChar"/>
    <w:link w:val="CommentSubject"/>
    <w:uiPriority w:val="99"/>
    <w:semiHidden/>
    <w:rsid w:val="006651C7"/>
    <w:rPr>
      <w:b/>
      <w:bCs/>
      <w:sz w:val="20"/>
      <w:szCs w:val="20"/>
    </w:rPr>
  </w:style>
  <w:style w:type="character" w:styleId="PageNumber">
    <w:name w:val="page number"/>
    <w:basedOn w:val="DefaultParagraphFont"/>
    <w:uiPriority w:val="99"/>
    <w:semiHidden/>
    <w:unhideWhenUsed/>
    <w:rsid w:val="00B24D2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0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02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2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90279"/>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D6091"/>
    <w:pPr>
      <w:spacing w:after="200" w:line="240" w:lineRule="auto"/>
    </w:pPr>
    <w:rPr>
      <w:i/>
      <w:iCs/>
      <w:color w:val="44546A" w:themeColor="text2"/>
      <w:sz w:val="18"/>
      <w:szCs w:val="18"/>
    </w:rPr>
  </w:style>
  <w:style w:type="paragraph" w:styleId="NormalWeb">
    <w:name w:val="Normal (Web)"/>
    <w:basedOn w:val="Normal"/>
    <w:uiPriority w:val="99"/>
    <w:semiHidden/>
    <w:unhideWhenUsed/>
    <w:rsid w:val="00FD60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E15F1"/>
    <w:rPr>
      <w:color w:val="0000FF"/>
      <w:u w:val="single"/>
    </w:rPr>
  </w:style>
  <w:style w:type="paragraph" w:styleId="BalloonText">
    <w:name w:val="Balloon Text"/>
    <w:basedOn w:val="Normal"/>
    <w:link w:val="BalloonTextChar"/>
    <w:uiPriority w:val="99"/>
    <w:semiHidden/>
    <w:unhideWhenUsed/>
    <w:rsid w:val="0050221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2218"/>
    <w:rPr>
      <w:rFonts w:ascii="Lucida Grande" w:hAnsi="Lucida Grande" w:cs="Lucida Grande"/>
      <w:sz w:val="18"/>
      <w:szCs w:val="18"/>
    </w:rPr>
  </w:style>
  <w:style w:type="character" w:styleId="Strong">
    <w:name w:val="Strong"/>
    <w:basedOn w:val="DefaultParagraphFont"/>
    <w:uiPriority w:val="22"/>
    <w:qFormat/>
    <w:rsid w:val="00AA6645"/>
    <w:rPr>
      <w:b/>
      <w:bCs/>
    </w:rPr>
  </w:style>
  <w:style w:type="paragraph" w:styleId="Header">
    <w:name w:val="header"/>
    <w:basedOn w:val="Normal"/>
    <w:link w:val="HeaderChar"/>
    <w:uiPriority w:val="99"/>
    <w:unhideWhenUsed/>
    <w:rsid w:val="002329CE"/>
    <w:pPr>
      <w:tabs>
        <w:tab w:val="center" w:pos="4153"/>
        <w:tab w:val="right" w:pos="8306"/>
      </w:tabs>
      <w:spacing w:after="0" w:line="240" w:lineRule="auto"/>
    </w:pPr>
  </w:style>
  <w:style w:type="character" w:customStyle="1" w:styleId="HeaderChar">
    <w:name w:val="Header Char"/>
    <w:basedOn w:val="DefaultParagraphFont"/>
    <w:link w:val="Header"/>
    <w:uiPriority w:val="99"/>
    <w:rsid w:val="002329CE"/>
  </w:style>
  <w:style w:type="paragraph" w:styleId="Footer">
    <w:name w:val="footer"/>
    <w:basedOn w:val="Normal"/>
    <w:link w:val="FooterChar"/>
    <w:uiPriority w:val="99"/>
    <w:unhideWhenUsed/>
    <w:rsid w:val="002329CE"/>
    <w:pPr>
      <w:tabs>
        <w:tab w:val="center" w:pos="4153"/>
        <w:tab w:val="right" w:pos="8306"/>
      </w:tabs>
      <w:spacing w:after="0" w:line="240" w:lineRule="auto"/>
    </w:pPr>
  </w:style>
  <w:style w:type="character" w:customStyle="1" w:styleId="FooterChar">
    <w:name w:val="Footer Char"/>
    <w:basedOn w:val="DefaultParagraphFont"/>
    <w:link w:val="Footer"/>
    <w:uiPriority w:val="99"/>
    <w:rsid w:val="002329CE"/>
  </w:style>
  <w:style w:type="paragraph" w:styleId="ListParagraph">
    <w:name w:val="List Paragraph"/>
    <w:basedOn w:val="Normal"/>
    <w:uiPriority w:val="34"/>
    <w:qFormat/>
    <w:rsid w:val="008D05CC"/>
    <w:pPr>
      <w:ind w:left="720"/>
      <w:contextualSpacing/>
    </w:pPr>
  </w:style>
  <w:style w:type="character" w:styleId="CommentReference">
    <w:name w:val="annotation reference"/>
    <w:basedOn w:val="DefaultParagraphFont"/>
    <w:uiPriority w:val="99"/>
    <w:semiHidden/>
    <w:unhideWhenUsed/>
    <w:rsid w:val="006651C7"/>
    <w:rPr>
      <w:sz w:val="16"/>
      <w:szCs w:val="16"/>
    </w:rPr>
  </w:style>
  <w:style w:type="paragraph" w:styleId="CommentText">
    <w:name w:val="annotation text"/>
    <w:basedOn w:val="Normal"/>
    <w:link w:val="CommentTextChar"/>
    <w:uiPriority w:val="99"/>
    <w:semiHidden/>
    <w:unhideWhenUsed/>
    <w:rsid w:val="006651C7"/>
    <w:pPr>
      <w:spacing w:line="240" w:lineRule="auto"/>
    </w:pPr>
    <w:rPr>
      <w:sz w:val="20"/>
      <w:szCs w:val="20"/>
    </w:rPr>
  </w:style>
  <w:style w:type="character" w:customStyle="1" w:styleId="CommentTextChar">
    <w:name w:val="Comment Text Char"/>
    <w:basedOn w:val="DefaultParagraphFont"/>
    <w:link w:val="CommentText"/>
    <w:uiPriority w:val="99"/>
    <w:semiHidden/>
    <w:rsid w:val="006651C7"/>
    <w:rPr>
      <w:sz w:val="20"/>
      <w:szCs w:val="20"/>
    </w:rPr>
  </w:style>
  <w:style w:type="paragraph" w:styleId="CommentSubject">
    <w:name w:val="annotation subject"/>
    <w:basedOn w:val="CommentText"/>
    <w:next w:val="CommentText"/>
    <w:link w:val="CommentSubjectChar"/>
    <w:uiPriority w:val="99"/>
    <w:semiHidden/>
    <w:unhideWhenUsed/>
    <w:rsid w:val="006651C7"/>
    <w:rPr>
      <w:b/>
      <w:bCs/>
    </w:rPr>
  </w:style>
  <w:style w:type="character" w:customStyle="1" w:styleId="CommentSubjectChar">
    <w:name w:val="Comment Subject Char"/>
    <w:basedOn w:val="CommentTextChar"/>
    <w:link w:val="CommentSubject"/>
    <w:uiPriority w:val="99"/>
    <w:semiHidden/>
    <w:rsid w:val="006651C7"/>
    <w:rPr>
      <w:b/>
      <w:bCs/>
      <w:sz w:val="20"/>
      <w:szCs w:val="20"/>
    </w:rPr>
  </w:style>
  <w:style w:type="character" w:styleId="PageNumber">
    <w:name w:val="page number"/>
    <w:basedOn w:val="DefaultParagraphFont"/>
    <w:uiPriority w:val="99"/>
    <w:semiHidden/>
    <w:unhideWhenUsed/>
    <w:rsid w:val="00B24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117419">
      <w:bodyDiv w:val="1"/>
      <w:marLeft w:val="0"/>
      <w:marRight w:val="0"/>
      <w:marTop w:val="0"/>
      <w:marBottom w:val="0"/>
      <w:divBdr>
        <w:top w:val="none" w:sz="0" w:space="0" w:color="auto"/>
        <w:left w:val="none" w:sz="0" w:space="0" w:color="auto"/>
        <w:bottom w:val="none" w:sz="0" w:space="0" w:color="auto"/>
        <w:right w:val="none" w:sz="0" w:space="0" w:color="auto"/>
      </w:divBdr>
    </w:div>
    <w:div w:id="1194533002">
      <w:bodyDiv w:val="1"/>
      <w:marLeft w:val="0"/>
      <w:marRight w:val="0"/>
      <w:marTop w:val="0"/>
      <w:marBottom w:val="0"/>
      <w:divBdr>
        <w:top w:val="none" w:sz="0" w:space="0" w:color="auto"/>
        <w:left w:val="none" w:sz="0" w:space="0" w:color="auto"/>
        <w:bottom w:val="none" w:sz="0" w:space="0" w:color="auto"/>
        <w:right w:val="none" w:sz="0" w:space="0" w:color="auto"/>
      </w:divBdr>
      <w:divsChild>
        <w:div w:id="1557279756">
          <w:marLeft w:val="0"/>
          <w:marRight w:val="0"/>
          <w:marTop w:val="0"/>
          <w:marBottom w:val="0"/>
          <w:divBdr>
            <w:top w:val="none" w:sz="0" w:space="0" w:color="auto"/>
            <w:left w:val="none" w:sz="0" w:space="0" w:color="auto"/>
            <w:bottom w:val="none" w:sz="0" w:space="0" w:color="auto"/>
            <w:right w:val="none" w:sz="0" w:space="0" w:color="auto"/>
          </w:divBdr>
        </w:div>
      </w:divsChild>
    </w:div>
    <w:div w:id="1322851976">
      <w:bodyDiv w:val="1"/>
      <w:marLeft w:val="0"/>
      <w:marRight w:val="0"/>
      <w:marTop w:val="0"/>
      <w:marBottom w:val="0"/>
      <w:divBdr>
        <w:top w:val="none" w:sz="0" w:space="0" w:color="auto"/>
        <w:left w:val="none" w:sz="0" w:space="0" w:color="auto"/>
        <w:bottom w:val="none" w:sz="0" w:space="0" w:color="auto"/>
        <w:right w:val="none" w:sz="0" w:space="0" w:color="auto"/>
      </w:divBdr>
    </w:div>
    <w:div w:id="1466660150">
      <w:bodyDiv w:val="1"/>
      <w:marLeft w:val="0"/>
      <w:marRight w:val="0"/>
      <w:marTop w:val="0"/>
      <w:marBottom w:val="0"/>
      <w:divBdr>
        <w:top w:val="none" w:sz="0" w:space="0" w:color="auto"/>
        <w:left w:val="none" w:sz="0" w:space="0" w:color="auto"/>
        <w:bottom w:val="none" w:sz="0" w:space="0" w:color="auto"/>
        <w:right w:val="none" w:sz="0" w:space="0" w:color="auto"/>
      </w:divBdr>
    </w:div>
    <w:div w:id="1795057674">
      <w:bodyDiv w:val="1"/>
      <w:marLeft w:val="0"/>
      <w:marRight w:val="0"/>
      <w:marTop w:val="0"/>
      <w:marBottom w:val="0"/>
      <w:divBdr>
        <w:top w:val="none" w:sz="0" w:space="0" w:color="auto"/>
        <w:left w:val="none" w:sz="0" w:space="0" w:color="auto"/>
        <w:bottom w:val="none" w:sz="0" w:space="0" w:color="auto"/>
        <w:right w:val="none" w:sz="0" w:space="0" w:color="auto"/>
      </w:divBdr>
    </w:div>
    <w:div w:id="2033459280">
      <w:bodyDiv w:val="1"/>
      <w:marLeft w:val="0"/>
      <w:marRight w:val="0"/>
      <w:marTop w:val="0"/>
      <w:marBottom w:val="0"/>
      <w:divBdr>
        <w:top w:val="none" w:sz="0" w:space="0" w:color="auto"/>
        <w:left w:val="none" w:sz="0" w:space="0" w:color="auto"/>
        <w:bottom w:val="none" w:sz="0" w:space="0" w:color="auto"/>
        <w:right w:val="none" w:sz="0" w:space="0" w:color="auto"/>
      </w:divBdr>
    </w:div>
    <w:div w:id="2092311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KamilSJaron/SAGE_Firm5_specific_HGT.git" TargetMode="External"/><Relationship Id="rId9" Type="http://schemas.openxmlformats.org/officeDocument/2006/relationships/image" Target="media/image1.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62.png"/><Relationship Id="rId74" Type="http://schemas.openxmlformats.org/officeDocument/2006/relationships/fontTable" Target="fontTable.xml"/><Relationship Id="rId75" Type="http://schemas.openxmlformats.org/officeDocument/2006/relationships/theme" Target="theme/theme1.xml"/><Relationship Id="rId76" Type="http://schemas.microsoft.com/office/2011/relationships/commentsExtended" Target="commentsExtended.xml"/><Relationship Id="rId77" Type="http://schemas.microsoft.com/office/2011/relationships/people" Target="people.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5763</Words>
  <Characters>32855</Characters>
  <Application>Microsoft Macintosh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Joaquim Claivaz</dc:creator>
  <cp:keywords/>
  <dc:description/>
  <cp:lastModifiedBy>Virginie</cp:lastModifiedBy>
  <cp:revision>3</cp:revision>
  <cp:lastPrinted>2017-06-06T07:52:00Z</cp:lastPrinted>
  <dcterms:created xsi:type="dcterms:W3CDTF">2017-06-06T07:52:00Z</dcterms:created>
  <dcterms:modified xsi:type="dcterms:W3CDTF">2017-06-06T07:53:00Z</dcterms:modified>
</cp:coreProperties>
</file>